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9650" w14:textId="119CE1D9" w:rsidR="005B5A9C" w:rsidRDefault="005B5A9C" w:rsidP="005B5A9C">
      <w:pPr>
        <w:pStyle w:val="Title"/>
        <w:jc w:val="center"/>
      </w:pPr>
      <w:del w:id="0" w:author="Erez Shabtai" w:date="2026-03-09T10:27:00Z" w16du:dateUtc="2026-03-09T08:27:00Z">
        <w:r w:rsidDel="005B662E">
          <w:delText xml:space="preserve">Fuze </w:delText>
        </w:r>
      </w:del>
      <w:ins w:id="1" w:author="Erez Shabtai" w:date="2026-03-09T10:27:00Z" w16du:dateUtc="2026-03-09T08:27:00Z">
        <w:r w:rsidR="005B662E">
          <w:t>Adv</w:t>
        </w:r>
      </w:ins>
      <w:ins w:id="2" w:author="Erez Shabtai" w:date="2026-03-09T10:28:00Z" w16du:dateUtc="2026-03-09T08:28:00Z">
        <w:r w:rsidR="005B662E">
          <w:t>ance Noga</w:t>
        </w:r>
      </w:ins>
      <w:ins w:id="3" w:author="Erez Shabtai" w:date="2026-03-09T10:27:00Z" w16du:dateUtc="2026-03-09T08:27:00Z">
        <w:r w:rsidR="005B662E">
          <w:t xml:space="preserve"> </w:t>
        </w:r>
      </w:ins>
      <w:commentRangeStart w:id="4"/>
      <w:commentRangeStart w:id="5"/>
      <w:commentRangeStart w:id="6"/>
      <w:r>
        <w:t>Sensor</w:t>
      </w:r>
      <w:commentRangeEnd w:id="4"/>
      <w:r w:rsidR="00541D5E">
        <w:rPr>
          <w:rStyle w:val="CommentReference"/>
          <w:sz w:val="52"/>
          <w:szCs w:val="52"/>
        </w:rPr>
        <w:commentReference w:id="4"/>
      </w:r>
      <w:commentRangeEnd w:id="5"/>
      <w:r w:rsidR="001F3CD3">
        <w:rPr>
          <w:rStyle w:val="CommentReference"/>
          <w:sz w:val="52"/>
          <w:szCs w:val="52"/>
        </w:rPr>
        <w:commentReference w:id="5"/>
      </w:r>
      <w:commentRangeEnd w:id="6"/>
      <w:r w:rsidR="00523CD5">
        <w:rPr>
          <w:rStyle w:val="CommentReference"/>
          <w:sz w:val="52"/>
          <w:szCs w:val="52"/>
        </w:rPr>
        <w:commentReference w:id="6"/>
      </w:r>
      <w:r>
        <w:t xml:space="preserve"> </w:t>
      </w:r>
    </w:p>
    <w:p w14:paraId="2D8C300A" w14:textId="77777777" w:rsidR="00FA447F" w:rsidRDefault="000A54FD" w:rsidP="005B5A9C">
      <w:pPr>
        <w:pStyle w:val="Title"/>
        <w:jc w:val="center"/>
      </w:pPr>
      <w:r>
        <w:t>Software Requirements Specification (SRS)</w:t>
      </w:r>
    </w:p>
    <w:p w14:paraId="761BB337" w14:textId="77777777" w:rsidR="00FA447F" w:rsidRDefault="000A54FD">
      <w:pPr>
        <w:jc w:val="center"/>
      </w:pPr>
      <w:r>
        <w:rPr>
          <w:b/>
          <w:sz w:val="28"/>
        </w:rPr>
        <w:t>AOP-52 Compliant Template</w:t>
      </w:r>
    </w:p>
    <w:p w14:paraId="1FB73F0A" w14:textId="77777777" w:rsidR="00FA447F" w:rsidRDefault="000A54FD">
      <w:r>
        <w:br w:type="page"/>
      </w:r>
    </w:p>
    <w:p w14:paraId="53FA386D" w14:textId="77777777" w:rsidR="00FA447F" w:rsidRDefault="000A54FD">
      <w:pPr>
        <w:pStyle w:val="Heading1"/>
      </w:pPr>
      <w:bookmarkStart w:id="7" w:name="_Toc222106912"/>
      <w:r>
        <w:lastRenderedPageBreak/>
        <w:t>Document Control</w:t>
      </w:r>
      <w:bookmarkEnd w:id="7"/>
    </w:p>
    <w:tbl>
      <w:tblPr>
        <w:tblStyle w:val="LightGrid-Accent1"/>
        <w:tblW w:w="0" w:type="auto"/>
        <w:tblLayout w:type="fixed"/>
        <w:tblLook w:val="04A0" w:firstRow="1" w:lastRow="0" w:firstColumn="1" w:lastColumn="0" w:noHBand="0" w:noVBand="1"/>
      </w:tblPr>
      <w:tblGrid>
        <w:gridCol w:w="4320"/>
        <w:gridCol w:w="4320"/>
      </w:tblGrid>
      <w:tr w:rsidR="00FA447F" w14:paraId="4AF10704"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53869D" w14:textId="77777777" w:rsidR="00FA447F" w:rsidRDefault="000A54FD">
            <w:r>
              <w:t>Document Title</w:t>
            </w:r>
          </w:p>
        </w:tc>
        <w:tc>
          <w:tcPr>
            <w:tcW w:w="4320" w:type="dxa"/>
          </w:tcPr>
          <w:p w14:paraId="3C6006C8" w14:textId="77777777" w:rsidR="00FA447F" w:rsidRDefault="000A54FD">
            <w:pPr>
              <w:cnfStyle w:val="100000000000" w:firstRow="1" w:lastRow="0" w:firstColumn="0" w:lastColumn="0" w:oddVBand="0" w:evenVBand="0" w:oddHBand="0" w:evenHBand="0" w:firstRowFirstColumn="0" w:firstRowLastColumn="0" w:lastRowFirstColumn="0" w:lastRowLastColumn="0"/>
            </w:pPr>
            <w:r>
              <w:t>Software Requirements Specification</w:t>
            </w:r>
          </w:p>
        </w:tc>
      </w:tr>
      <w:tr w:rsidR="00FA447F" w14:paraId="10E1B7B9"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6EE8F" w14:textId="77777777" w:rsidR="00FA447F" w:rsidRDefault="000A54FD">
            <w:r>
              <w:t>Project Name</w:t>
            </w:r>
          </w:p>
        </w:tc>
        <w:tc>
          <w:tcPr>
            <w:tcW w:w="4320" w:type="dxa"/>
          </w:tcPr>
          <w:p w14:paraId="6E1AB013" w14:textId="06D461C7" w:rsidR="00FA447F" w:rsidRDefault="001F3CD3">
            <w:pPr>
              <w:cnfStyle w:val="000000100000" w:firstRow="0" w:lastRow="0" w:firstColumn="0" w:lastColumn="0" w:oddVBand="0" w:evenVBand="0" w:oddHBand="1" w:evenHBand="0" w:firstRowFirstColumn="0" w:firstRowLastColumn="0" w:lastRowFirstColumn="0" w:lastRowLastColumn="0"/>
            </w:pPr>
            <w:ins w:id="8" w:author="Roni Shamsian" w:date="2026-02-23T07:44:00Z" w16du:dateUtc="2026-02-23T05:44:00Z">
              <w:r>
                <w:t xml:space="preserve">Advance Noga Sensor </w:t>
              </w:r>
            </w:ins>
            <w:del w:id="9" w:author="Roni Shamsian" w:date="2026-02-23T07:43:00Z" w16du:dateUtc="2026-02-23T05:43:00Z">
              <w:r w:rsidR="006944D7" w:rsidDel="001F3CD3">
                <w:delText>Fuze Sensor</w:delText>
              </w:r>
            </w:del>
            <w:r w:rsidR="006944D7">
              <w:t xml:space="preserve"> Software</w:t>
            </w:r>
          </w:p>
        </w:tc>
      </w:tr>
      <w:tr w:rsidR="00FA447F" w14:paraId="0611FBFB"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52008F" w14:textId="77777777" w:rsidR="00FA447F" w:rsidRDefault="000A54FD">
            <w:r>
              <w:t>Document ID</w:t>
            </w:r>
          </w:p>
        </w:tc>
        <w:tc>
          <w:tcPr>
            <w:tcW w:w="4320" w:type="dxa"/>
          </w:tcPr>
          <w:p w14:paraId="6AEC4B4F" w14:textId="77777777" w:rsidR="00FA447F" w:rsidRDefault="000A54FD">
            <w:pPr>
              <w:cnfStyle w:val="000000010000" w:firstRow="0" w:lastRow="0" w:firstColumn="0" w:lastColumn="0" w:oddVBand="0" w:evenVBand="0" w:oddHBand="0" w:evenHBand="1" w:firstRowFirstColumn="0" w:firstRowLastColumn="0" w:lastRowFirstColumn="0" w:lastRowLastColumn="0"/>
            </w:pPr>
            <w:r>
              <w:t>SRS</w:t>
            </w:r>
          </w:p>
        </w:tc>
      </w:tr>
      <w:tr w:rsidR="00FA447F" w14:paraId="702B24D8"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FC7D69" w14:textId="77777777" w:rsidR="00FA447F" w:rsidRDefault="000A54FD">
            <w:r>
              <w:t>Version</w:t>
            </w:r>
          </w:p>
        </w:tc>
        <w:tc>
          <w:tcPr>
            <w:tcW w:w="4320" w:type="dxa"/>
          </w:tcPr>
          <w:p w14:paraId="43640BF2" w14:textId="77777777" w:rsidR="00FA447F" w:rsidRDefault="006944D7">
            <w:pPr>
              <w:cnfStyle w:val="000000100000" w:firstRow="0" w:lastRow="0" w:firstColumn="0" w:lastColumn="0" w:oddVBand="0" w:evenVBand="0" w:oddHBand="1" w:evenHBand="0" w:firstRowFirstColumn="0" w:firstRowLastColumn="0" w:lastRowFirstColumn="0" w:lastRowLastColumn="0"/>
            </w:pPr>
            <w:r>
              <w:t>0.1</w:t>
            </w:r>
          </w:p>
        </w:tc>
      </w:tr>
      <w:tr w:rsidR="00FA447F" w14:paraId="58C62902"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315BD1" w14:textId="77777777" w:rsidR="00FA447F" w:rsidRDefault="000A54FD">
            <w:r>
              <w:t>Date</w:t>
            </w:r>
          </w:p>
        </w:tc>
        <w:tc>
          <w:tcPr>
            <w:tcW w:w="4320" w:type="dxa"/>
          </w:tcPr>
          <w:p w14:paraId="7A9C49BF" w14:textId="77777777" w:rsidR="00FA447F" w:rsidRDefault="000A54FD">
            <w:pPr>
              <w:cnfStyle w:val="000000010000" w:firstRow="0" w:lastRow="0" w:firstColumn="0" w:lastColumn="0" w:oddVBand="0" w:evenVBand="0" w:oddHBand="0" w:evenHBand="1" w:firstRowFirstColumn="0" w:firstRowLastColumn="0" w:lastRowFirstColumn="0" w:lastRowLastColumn="0"/>
            </w:pPr>
            <w:r>
              <w:t>28/01/2026</w:t>
            </w:r>
          </w:p>
        </w:tc>
      </w:tr>
      <w:tr w:rsidR="00FA447F" w14:paraId="3A3A3A4B"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01F0C" w14:textId="77777777" w:rsidR="00FA447F" w:rsidRDefault="000A54FD">
            <w:r>
              <w:t>Classification</w:t>
            </w:r>
          </w:p>
        </w:tc>
        <w:tc>
          <w:tcPr>
            <w:tcW w:w="4320" w:type="dxa"/>
          </w:tcPr>
          <w:p w14:paraId="7C53E9B8" w14:textId="77777777" w:rsidR="00FA447F" w:rsidRDefault="006944D7">
            <w:pPr>
              <w:cnfStyle w:val="000000100000" w:firstRow="0" w:lastRow="0" w:firstColumn="0" w:lastColumn="0" w:oddVBand="0" w:evenVBand="0" w:oddHBand="1" w:evenHBand="0" w:firstRowFirstColumn="0" w:firstRowLastColumn="0" w:lastRowFirstColumn="0" w:lastRowLastColumn="0"/>
            </w:pPr>
            <w:r>
              <w:t>Unclasified</w:t>
            </w:r>
          </w:p>
        </w:tc>
      </w:tr>
      <w:tr w:rsidR="00FA447F" w14:paraId="083583D0"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B3239" w14:textId="77777777" w:rsidR="00FA447F" w:rsidRDefault="000A54FD">
            <w:r>
              <w:t>Author(s)</w:t>
            </w:r>
          </w:p>
        </w:tc>
        <w:tc>
          <w:tcPr>
            <w:tcW w:w="4320" w:type="dxa"/>
          </w:tcPr>
          <w:p w14:paraId="0222B2E4" w14:textId="77777777" w:rsidR="00FA447F" w:rsidRDefault="006944D7">
            <w:pPr>
              <w:cnfStyle w:val="000000010000" w:firstRow="0" w:lastRow="0" w:firstColumn="0" w:lastColumn="0" w:oddVBand="0" w:evenVBand="0" w:oddHBand="0" w:evenHBand="1" w:firstRowFirstColumn="0" w:firstRowLastColumn="0" w:lastRowFirstColumn="0" w:lastRowLastColumn="0"/>
            </w:pPr>
            <w:r>
              <w:t>Erez Shabtai</w:t>
            </w:r>
          </w:p>
        </w:tc>
      </w:tr>
      <w:tr w:rsidR="00FA447F" w14:paraId="0F8F2546"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0E71C6" w14:textId="77777777" w:rsidR="00FA447F" w:rsidRDefault="000A54FD">
            <w:r>
              <w:t>Approved By</w:t>
            </w:r>
          </w:p>
        </w:tc>
        <w:tc>
          <w:tcPr>
            <w:tcW w:w="4320" w:type="dxa"/>
          </w:tcPr>
          <w:p w14:paraId="2D2F6DAC" w14:textId="1CA703F2" w:rsidR="00FA447F" w:rsidRDefault="001F3CD3">
            <w:pPr>
              <w:cnfStyle w:val="000000100000" w:firstRow="0" w:lastRow="0" w:firstColumn="0" w:lastColumn="0" w:oddVBand="0" w:evenVBand="0" w:oddHBand="1" w:evenHBand="0" w:firstRowFirstColumn="0" w:firstRowLastColumn="0" w:lastRowFirstColumn="0" w:lastRowLastColumn="0"/>
            </w:pPr>
            <w:ins w:id="10" w:author="Roni Shamsian" w:date="2026-02-23T07:45:00Z" w16du:dateUtc="2026-02-23T05:45:00Z">
              <w:r>
                <w:t>Dmitri Poverenov</w:t>
              </w:r>
            </w:ins>
            <w:r w:rsidR="000A54FD">
              <w:t>[Name]</w:t>
            </w:r>
          </w:p>
        </w:tc>
      </w:tr>
      <w:tr w:rsidR="00FA447F" w14:paraId="374CA732"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95AD73" w14:textId="77777777" w:rsidR="00FA447F" w:rsidRDefault="000A54FD">
            <w:r>
              <w:t>Organization</w:t>
            </w:r>
          </w:p>
        </w:tc>
        <w:tc>
          <w:tcPr>
            <w:tcW w:w="4320" w:type="dxa"/>
          </w:tcPr>
          <w:p w14:paraId="662BBF09" w14:textId="2ABF35DE" w:rsidR="00FA447F" w:rsidRDefault="001F3CD3">
            <w:pPr>
              <w:cnfStyle w:val="000000010000" w:firstRow="0" w:lastRow="0" w:firstColumn="0" w:lastColumn="0" w:oddVBand="0" w:evenVBand="0" w:oddHBand="0" w:evenHBand="1" w:firstRowFirstColumn="0" w:firstRowLastColumn="0" w:lastRowFirstColumn="0" w:lastRowLastColumn="0"/>
            </w:pPr>
            <w:ins w:id="11" w:author="Roni Shamsian" w:date="2026-02-23T07:45:00Z" w16du:dateUtc="2026-02-23T05:45:00Z">
              <w:r>
                <w:t>Orion Advance Syste</w:t>
              </w:r>
            </w:ins>
            <w:ins w:id="12" w:author="Roni Shamsian" w:date="2026-02-23T07:46:00Z" w16du:dateUtc="2026-02-23T05:46:00Z">
              <w:r>
                <w:t>m</w:t>
              </w:r>
            </w:ins>
            <w:r w:rsidR="000A54FD">
              <w:t>[Organization Name]</w:t>
            </w:r>
          </w:p>
        </w:tc>
      </w:tr>
    </w:tbl>
    <w:p w14:paraId="12B6EFD3" w14:textId="77777777" w:rsidR="00FA447F" w:rsidRDefault="00FA447F"/>
    <w:p w14:paraId="0F1B3025" w14:textId="77777777" w:rsidR="00FA447F" w:rsidRDefault="000A54FD">
      <w:pPr>
        <w:pStyle w:val="Heading1"/>
      </w:pPr>
      <w:bookmarkStart w:id="13" w:name="_Toc222106913"/>
      <w:r>
        <w:t>Document History</w:t>
      </w:r>
      <w:bookmarkEnd w:id="13"/>
    </w:p>
    <w:tbl>
      <w:tblPr>
        <w:tblStyle w:val="LightGrid-Accent1"/>
        <w:tblW w:w="0" w:type="auto"/>
        <w:tblLook w:val="04A0" w:firstRow="1" w:lastRow="0" w:firstColumn="1" w:lastColumn="0" w:noHBand="0" w:noVBand="1"/>
        <w:tblPrChange w:id="14" w:author="Erez Shabtai" w:date="2026-03-09T10:42:00Z" w16du:dateUtc="2026-03-09T08:42:00Z">
          <w:tblPr>
            <w:tblStyle w:val="LightGrid-Accent1"/>
            <w:tblW w:w="0" w:type="auto"/>
            <w:tblLook w:val="04A0" w:firstRow="1" w:lastRow="0" w:firstColumn="1" w:lastColumn="0" w:noHBand="0" w:noVBand="1"/>
          </w:tblPr>
        </w:tblPrChange>
      </w:tblPr>
      <w:tblGrid>
        <w:gridCol w:w="1723"/>
        <w:gridCol w:w="1725"/>
        <w:gridCol w:w="1722"/>
        <w:gridCol w:w="1726"/>
        <w:gridCol w:w="1724"/>
        <w:tblGridChange w:id="15">
          <w:tblGrid>
            <w:gridCol w:w="1723"/>
            <w:gridCol w:w="1725"/>
            <w:gridCol w:w="1722"/>
            <w:gridCol w:w="1726"/>
            <w:gridCol w:w="1724"/>
          </w:tblGrid>
        </w:tblGridChange>
      </w:tblGrid>
      <w:tr w:rsidR="00FA447F" w14:paraId="76B3CF3F" w14:textId="77777777" w:rsidTr="00FC6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Change w:id="16" w:author="Erez Shabtai" w:date="2026-03-09T10:42:00Z" w16du:dateUtc="2026-03-09T08:42:00Z">
              <w:tcPr>
                <w:tcW w:w="1728" w:type="dxa"/>
              </w:tcPr>
            </w:tcPrChange>
          </w:tcPr>
          <w:p w14:paraId="2112C1A7" w14:textId="77777777" w:rsidR="00FA447F" w:rsidRDefault="000A54FD">
            <w:pPr>
              <w:cnfStyle w:val="101000000000" w:firstRow="1" w:lastRow="0" w:firstColumn="1" w:lastColumn="0" w:oddVBand="0" w:evenVBand="0" w:oddHBand="0" w:evenHBand="0" w:firstRowFirstColumn="0" w:firstRowLastColumn="0" w:lastRowFirstColumn="0" w:lastRowLastColumn="0"/>
            </w:pPr>
            <w:r>
              <w:t>Version</w:t>
            </w:r>
          </w:p>
        </w:tc>
        <w:tc>
          <w:tcPr>
            <w:tcW w:w="1725" w:type="dxa"/>
            <w:tcPrChange w:id="17" w:author="Erez Shabtai" w:date="2026-03-09T10:42:00Z" w16du:dateUtc="2026-03-09T08:42:00Z">
              <w:tcPr>
                <w:tcW w:w="1728" w:type="dxa"/>
              </w:tcPr>
            </w:tcPrChange>
          </w:tcPr>
          <w:p w14:paraId="679BDEB6" w14:textId="77777777" w:rsidR="00FA447F" w:rsidRDefault="000A54FD">
            <w:pPr>
              <w:cnfStyle w:val="100000000000" w:firstRow="1" w:lastRow="0" w:firstColumn="0" w:lastColumn="0" w:oddVBand="0" w:evenVBand="0" w:oddHBand="0" w:evenHBand="0" w:firstRowFirstColumn="0" w:firstRowLastColumn="0" w:lastRowFirstColumn="0" w:lastRowLastColumn="0"/>
            </w:pPr>
            <w:r>
              <w:t>Date</w:t>
            </w:r>
          </w:p>
        </w:tc>
        <w:tc>
          <w:tcPr>
            <w:tcW w:w="1722" w:type="dxa"/>
            <w:tcPrChange w:id="18" w:author="Erez Shabtai" w:date="2026-03-09T10:42:00Z" w16du:dateUtc="2026-03-09T08:42:00Z">
              <w:tcPr>
                <w:tcW w:w="1728" w:type="dxa"/>
              </w:tcPr>
            </w:tcPrChange>
          </w:tcPr>
          <w:p w14:paraId="61BBCB0D" w14:textId="77777777" w:rsidR="00FA447F" w:rsidRDefault="000A54FD">
            <w:pPr>
              <w:cnfStyle w:val="100000000000" w:firstRow="1" w:lastRow="0" w:firstColumn="0" w:lastColumn="0" w:oddVBand="0" w:evenVBand="0" w:oddHBand="0" w:evenHBand="0" w:firstRowFirstColumn="0" w:firstRowLastColumn="0" w:lastRowFirstColumn="0" w:lastRowLastColumn="0"/>
            </w:pPr>
            <w:r>
              <w:t>Author</w:t>
            </w:r>
          </w:p>
        </w:tc>
        <w:tc>
          <w:tcPr>
            <w:tcW w:w="1726" w:type="dxa"/>
            <w:tcPrChange w:id="19" w:author="Erez Shabtai" w:date="2026-03-09T10:42:00Z" w16du:dateUtc="2026-03-09T08:42:00Z">
              <w:tcPr>
                <w:tcW w:w="1728" w:type="dxa"/>
              </w:tcPr>
            </w:tcPrChange>
          </w:tcPr>
          <w:p w14:paraId="7C6990E1" w14:textId="77777777" w:rsidR="00FA447F" w:rsidRDefault="000A54FD">
            <w:pPr>
              <w:cnfStyle w:val="100000000000" w:firstRow="1" w:lastRow="0" w:firstColumn="0" w:lastColumn="0" w:oddVBand="0" w:evenVBand="0" w:oddHBand="0" w:evenHBand="0" w:firstRowFirstColumn="0" w:firstRowLastColumn="0" w:lastRowFirstColumn="0" w:lastRowLastColumn="0"/>
            </w:pPr>
            <w:r>
              <w:t>Changes</w:t>
            </w:r>
          </w:p>
        </w:tc>
        <w:tc>
          <w:tcPr>
            <w:tcW w:w="1724" w:type="dxa"/>
            <w:tcPrChange w:id="20" w:author="Erez Shabtai" w:date="2026-03-09T10:42:00Z" w16du:dateUtc="2026-03-09T08:42:00Z">
              <w:tcPr>
                <w:tcW w:w="1728" w:type="dxa"/>
              </w:tcPr>
            </w:tcPrChange>
          </w:tcPr>
          <w:p w14:paraId="78E7FBCD" w14:textId="77777777" w:rsidR="00FA447F" w:rsidRDefault="000A54FD">
            <w:pPr>
              <w:cnfStyle w:val="100000000000" w:firstRow="1" w:lastRow="0" w:firstColumn="0" w:lastColumn="0" w:oddVBand="0" w:evenVBand="0" w:oddHBand="0" w:evenHBand="0" w:firstRowFirstColumn="0" w:firstRowLastColumn="0" w:lastRowFirstColumn="0" w:lastRowLastColumn="0"/>
            </w:pPr>
            <w:r>
              <w:t>Approval</w:t>
            </w:r>
          </w:p>
        </w:tc>
      </w:tr>
      <w:tr w:rsidR="006944D7" w14:paraId="3E68F057" w14:textId="77777777" w:rsidTr="00FC6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Change w:id="21" w:author="Erez Shabtai" w:date="2026-03-09T10:42:00Z" w16du:dateUtc="2026-03-09T08:42:00Z">
              <w:tcPr>
                <w:tcW w:w="1728" w:type="dxa"/>
              </w:tcPr>
            </w:tcPrChange>
          </w:tcPr>
          <w:p w14:paraId="6B2293C1" w14:textId="77777777" w:rsidR="006944D7" w:rsidRDefault="006944D7" w:rsidP="006944D7">
            <w:pPr>
              <w:cnfStyle w:val="001000100000" w:firstRow="0" w:lastRow="0" w:firstColumn="1" w:lastColumn="0" w:oddVBand="0" w:evenVBand="0" w:oddHBand="1" w:evenHBand="0" w:firstRowFirstColumn="0" w:firstRowLastColumn="0" w:lastRowFirstColumn="0" w:lastRowLastColumn="0"/>
            </w:pPr>
            <w:r>
              <w:t>0.1</w:t>
            </w:r>
          </w:p>
        </w:tc>
        <w:tc>
          <w:tcPr>
            <w:tcW w:w="1725" w:type="dxa"/>
            <w:tcPrChange w:id="22" w:author="Erez Shabtai" w:date="2026-03-09T10:42:00Z" w16du:dateUtc="2026-03-09T08:42:00Z">
              <w:tcPr>
                <w:tcW w:w="1728" w:type="dxa"/>
              </w:tcPr>
            </w:tcPrChange>
          </w:tcPr>
          <w:p w14:paraId="288B344C" w14:textId="77777777" w:rsidR="006944D7" w:rsidRDefault="006944D7" w:rsidP="006944D7">
            <w:pPr>
              <w:cnfStyle w:val="000000100000" w:firstRow="0" w:lastRow="0" w:firstColumn="0" w:lastColumn="0" w:oddVBand="0" w:evenVBand="0" w:oddHBand="1" w:evenHBand="0" w:firstRowFirstColumn="0" w:firstRowLastColumn="0" w:lastRowFirstColumn="0" w:lastRowLastColumn="0"/>
            </w:pPr>
            <w:r>
              <w:t>28/01/2026</w:t>
            </w:r>
          </w:p>
        </w:tc>
        <w:tc>
          <w:tcPr>
            <w:tcW w:w="1722" w:type="dxa"/>
            <w:tcPrChange w:id="23" w:author="Erez Shabtai" w:date="2026-03-09T10:42:00Z" w16du:dateUtc="2026-03-09T08:42:00Z">
              <w:tcPr>
                <w:tcW w:w="1728" w:type="dxa"/>
              </w:tcPr>
            </w:tcPrChange>
          </w:tcPr>
          <w:p w14:paraId="7F6211B6" w14:textId="77777777" w:rsidR="006944D7" w:rsidRDefault="006944D7" w:rsidP="006944D7">
            <w:pPr>
              <w:cnfStyle w:val="000000100000" w:firstRow="0" w:lastRow="0" w:firstColumn="0" w:lastColumn="0" w:oddVBand="0" w:evenVBand="0" w:oddHBand="1" w:evenHBand="0" w:firstRowFirstColumn="0" w:firstRowLastColumn="0" w:lastRowFirstColumn="0" w:lastRowLastColumn="0"/>
            </w:pPr>
            <w:r>
              <w:t>Erez Shabtai</w:t>
            </w:r>
          </w:p>
        </w:tc>
        <w:tc>
          <w:tcPr>
            <w:tcW w:w="1726" w:type="dxa"/>
            <w:tcPrChange w:id="24" w:author="Erez Shabtai" w:date="2026-03-09T10:42:00Z" w16du:dateUtc="2026-03-09T08:42:00Z">
              <w:tcPr>
                <w:tcW w:w="1728" w:type="dxa"/>
              </w:tcPr>
            </w:tcPrChange>
          </w:tcPr>
          <w:p w14:paraId="704E659B" w14:textId="77777777" w:rsidR="006944D7" w:rsidRDefault="006944D7" w:rsidP="006944D7">
            <w:pPr>
              <w:cnfStyle w:val="000000100000" w:firstRow="0" w:lastRow="0" w:firstColumn="0" w:lastColumn="0" w:oddVBand="0" w:evenVBand="0" w:oddHBand="1" w:evenHBand="0" w:firstRowFirstColumn="0" w:firstRowLastColumn="0" w:lastRowFirstColumn="0" w:lastRowLastColumn="0"/>
            </w:pPr>
            <w:r>
              <w:t>Initial draft</w:t>
            </w:r>
          </w:p>
        </w:tc>
        <w:tc>
          <w:tcPr>
            <w:tcW w:w="1724" w:type="dxa"/>
            <w:tcPrChange w:id="25" w:author="Erez Shabtai" w:date="2026-03-09T10:42:00Z" w16du:dateUtc="2026-03-09T08:42:00Z">
              <w:tcPr>
                <w:tcW w:w="1728" w:type="dxa"/>
              </w:tcPr>
            </w:tcPrChange>
          </w:tcPr>
          <w:p w14:paraId="0A9CDA22" w14:textId="77777777" w:rsidR="006944D7" w:rsidRDefault="006944D7" w:rsidP="006944D7">
            <w:pPr>
              <w:cnfStyle w:val="000000100000" w:firstRow="0" w:lastRow="0" w:firstColumn="0" w:lastColumn="0" w:oddVBand="0" w:evenVBand="0" w:oddHBand="1" w:evenHBand="0" w:firstRowFirstColumn="0" w:firstRowLastColumn="0" w:lastRowFirstColumn="0" w:lastRowLastColumn="0"/>
            </w:pPr>
            <w:r>
              <w:t>-</w:t>
            </w:r>
          </w:p>
        </w:tc>
      </w:tr>
      <w:tr w:rsidR="00267714" w14:paraId="56DCF625" w14:textId="77777777" w:rsidTr="00FC61A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3" w:type="dxa"/>
            <w:tcPrChange w:id="26" w:author="Erez Shabtai" w:date="2026-03-09T10:42:00Z" w16du:dateUtc="2026-03-09T08:42:00Z">
              <w:tcPr>
                <w:tcW w:w="1728" w:type="dxa"/>
              </w:tcPr>
            </w:tcPrChange>
          </w:tcPr>
          <w:p w14:paraId="5AD916F7" w14:textId="5437C78F" w:rsidR="00267714" w:rsidRDefault="00267714" w:rsidP="00267714">
            <w:pPr>
              <w:cnfStyle w:val="001000010000" w:firstRow="0" w:lastRow="0" w:firstColumn="1" w:lastColumn="0" w:oddVBand="0" w:evenVBand="0" w:oddHBand="0" w:evenHBand="1" w:firstRowFirstColumn="0" w:firstRowLastColumn="0" w:lastRowFirstColumn="0" w:lastRowLastColumn="0"/>
            </w:pPr>
            <w:r>
              <w:t>0.2</w:t>
            </w:r>
          </w:p>
        </w:tc>
        <w:tc>
          <w:tcPr>
            <w:tcW w:w="1725" w:type="dxa"/>
            <w:tcPrChange w:id="27" w:author="Erez Shabtai" w:date="2026-03-09T10:42:00Z" w16du:dateUtc="2026-03-09T08:42:00Z">
              <w:tcPr>
                <w:tcW w:w="1728" w:type="dxa"/>
              </w:tcPr>
            </w:tcPrChange>
          </w:tcPr>
          <w:p w14:paraId="5552E802" w14:textId="4DE20E0F" w:rsidR="00267714" w:rsidRDefault="00541D5E" w:rsidP="00267714">
            <w:pPr>
              <w:cnfStyle w:val="000000010000" w:firstRow="0" w:lastRow="0" w:firstColumn="0" w:lastColumn="0" w:oddVBand="0" w:evenVBand="0" w:oddHBand="0" w:evenHBand="1" w:firstRowFirstColumn="0" w:firstRowLastColumn="0" w:lastRowFirstColumn="0" w:lastRowLastColumn="0"/>
            </w:pPr>
            <w:r>
              <w:rPr>
                <w:rFonts w:hint="cs"/>
                <w:rtl/>
                <w:lang w:bidi="he-IL"/>
              </w:rPr>
              <w:t>22</w:t>
            </w:r>
            <w:r w:rsidR="00267714">
              <w:t>/02/2026</w:t>
            </w:r>
          </w:p>
        </w:tc>
        <w:tc>
          <w:tcPr>
            <w:tcW w:w="1722" w:type="dxa"/>
            <w:tcPrChange w:id="28" w:author="Erez Shabtai" w:date="2026-03-09T10:42:00Z" w16du:dateUtc="2026-03-09T08:42:00Z">
              <w:tcPr>
                <w:tcW w:w="1728" w:type="dxa"/>
              </w:tcPr>
            </w:tcPrChange>
          </w:tcPr>
          <w:p w14:paraId="689B6C3E" w14:textId="289183E2" w:rsidR="00267714" w:rsidRDefault="00267714" w:rsidP="00267714">
            <w:pPr>
              <w:cnfStyle w:val="000000010000" w:firstRow="0" w:lastRow="0" w:firstColumn="0" w:lastColumn="0" w:oddVBand="0" w:evenVBand="0" w:oddHBand="0" w:evenHBand="1" w:firstRowFirstColumn="0" w:firstRowLastColumn="0" w:lastRowFirstColumn="0" w:lastRowLastColumn="0"/>
            </w:pPr>
            <w:r>
              <w:t>Erez Shabtai</w:t>
            </w:r>
          </w:p>
        </w:tc>
        <w:tc>
          <w:tcPr>
            <w:tcW w:w="1726" w:type="dxa"/>
            <w:tcPrChange w:id="29" w:author="Erez Shabtai" w:date="2026-03-09T10:42:00Z" w16du:dateUtc="2026-03-09T08:42:00Z">
              <w:tcPr>
                <w:tcW w:w="1728" w:type="dxa"/>
              </w:tcPr>
            </w:tcPrChange>
          </w:tcPr>
          <w:p w14:paraId="2D94665C" w14:textId="0EDB1A1B" w:rsidR="00267714" w:rsidRDefault="00267714" w:rsidP="00267714">
            <w:pPr>
              <w:cnfStyle w:val="000000010000" w:firstRow="0" w:lastRow="0" w:firstColumn="0" w:lastColumn="0" w:oddVBand="0" w:evenVBand="0" w:oddHBand="0" w:evenHBand="1" w:firstRowFirstColumn="0" w:firstRowLastColumn="0" w:lastRowFirstColumn="0" w:lastRowLastColumn="0"/>
            </w:pPr>
            <w:r>
              <w:t>After requirements review</w:t>
            </w:r>
          </w:p>
        </w:tc>
        <w:tc>
          <w:tcPr>
            <w:tcW w:w="1724" w:type="dxa"/>
            <w:tcPrChange w:id="30" w:author="Erez Shabtai" w:date="2026-03-09T10:42:00Z" w16du:dateUtc="2026-03-09T08:42:00Z">
              <w:tcPr>
                <w:tcW w:w="1728" w:type="dxa"/>
              </w:tcPr>
            </w:tcPrChange>
          </w:tcPr>
          <w:p w14:paraId="3127971D" w14:textId="6B61F23A" w:rsidR="00267714" w:rsidRDefault="00267714" w:rsidP="00267714">
            <w:pPr>
              <w:cnfStyle w:val="000000010000" w:firstRow="0" w:lastRow="0" w:firstColumn="0" w:lastColumn="0" w:oddVBand="0" w:evenVBand="0" w:oddHBand="0" w:evenHBand="1" w:firstRowFirstColumn="0" w:firstRowLastColumn="0" w:lastRowFirstColumn="0" w:lastRowLastColumn="0"/>
            </w:pPr>
            <w:r>
              <w:t>-</w:t>
            </w:r>
          </w:p>
        </w:tc>
      </w:tr>
      <w:tr w:rsidR="00FC61AF" w14:paraId="1E44C9DB" w14:textId="77777777" w:rsidTr="00FC61AF">
        <w:trPr>
          <w:cnfStyle w:val="000000100000" w:firstRow="0" w:lastRow="0" w:firstColumn="0" w:lastColumn="0" w:oddVBand="0" w:evenVBand="0" w:oddHBand="1" w:evenHBand="0" w:firstRowFirstColumn="0" w:firstRowLastColumn="0" w:lastRowFirstColumn="0" w:lastRowLastColumn="0"/>
          <w:ins w:id="31" w:author="Erez Shabtai" w:date="2026-03-09T10:42:00Z" w16du:dateUtc="2026-03-09T08:42:00Z"/>
        </w:trPr>
        <w:tc>
          <w:tcPr>
            <w:cnfStyle w:val="001000000000" w:firstRow="0" w:lastRow="0" w:firstColumn="1" w:lastColumn="0" w:oddVBand="0" w:evenVBand="0" w:oddHBand="0" w:evenHBand="0" w:firstRowFirstColumn="0" w:firstRowLastColumn="0" w:lastRowFirstColumn="0" w:lastRowLastColumn="0"/>
            <w:tcW w:w="1723" w:type="dxa"/>
            <w:tcPrChange w:id="32" w:author="Erez Shabtai" w:date="2026-03-09T10:42:00Z" w16du:dateUtc="2026-03-09T08:42:00Z">
              <w:tcPr>
                <w:tcW w:w="1728" w:type="dxa"/>
              </w:tcPr>
            </w:tcPrChange>
          </w:tcPr>
          <w:p w14:paraId="19EAF568" w14:textId="1B8A4877" w:rsidR="00FC61AF" w:rsidRDefault="00FC61AF" w:rsidP="00FC61AF">
            <w:pPr>
              <w:cnfStyle w:val="001000100000" w:firstRow="0" w:lastRow="0" w:firstColumn="1" w:lastColumn="0" w:oddVBand="0" w:evenVBand="0" w:oddHBand="1" w:evenHBand="0" w:firstRowFirstColumn="0" w:firstRowLastColumn="0" w:lastRowFirstColumn="0" w:lastRowLastColumn="0"/>
              <w:rPr>
                <w:ins w:id="33" w:author="Erez Shabtai" w:date="2026-03-09T10:42:00Z" w16du:dateUtc="2026-03-09T08:42:00Z"/>
              </w:rPr>
            </w:pPr>
            <w:ins w:id="34" w:author="Erez Shabtai" w:date="2026-03-09T10:42:00Z" w16du:dateUtc="2026-03-09T08:42:00Z">
              <w:r>
                <w:t>0.</w:t>
              </w:r>
              <w:r>
                <w:t>3</w:t>
              </w:r>
            </w:ins>
          </w:p>
        </w:tc>
        <w:tc>
          <w:tcPr>
            <w:tcW w:w="1725" w:type="dxa"/>
            <w:tcPrChange w:id="35" w:author="Erez Shabtai" w:date="2026-03-09T10:42:00Z" w16du:dateUtc="2026-03-09T08:42:00Z">
              <w:tcPr>
                <w:tcW w:w="1728" w:type="dxa"/>
              </w:tcPr>
            </w:tcPrChange>
          </w:tcPr>
          <w:p w14:paraId="65D54B87" w14:textId="3A1CFFEC" w:rsidR="00FC61AF" w:rsidRDefault="00FC61AF" w:rsidP="00FC61AF">
            <w:pPr>
              <w:cnfStyle w:val="000000100000" w:firstRow="0" w:lastRow="0" w:firstColumn="0" w:lastColumn="0" w:oddVBand="0" w:evenVBand="0" w:oddHBand="1" w:evenHBand="0" w:firstRowFirstColumn="0" w:firstRowLastColumn="0" w:lastRowFirstColumn="0" w:lastRowLastColumn="0"/>
              <w:rPr>
                <w:ins w:id="36" w:author="Erez Shabtai" w:date="2026-03-09T10:42:00Z" w16du:dateUtc="2026-03-09T08:42:00Z"/>
                <w:rFonts w:hint="cs"/>
                <w:rtl/>
                <w:lang w:bidi="he-IL"/>
              </w:rPr>
            </w:pPr>
            <w:ins w:id="37" w:author="Erez Shabtai" w:date="2026-03-09T10:42:00Z" w16du:dateUtc="2026-03-09T08:42:00Z">
              <w:r>
                <w:rPr>
                  <w:lang w:bidi="he-IL"/>
                </w:rPr>
                <w:t>09</w:t>
              </w:r>
              <w:r>
                <w:t>/0</w:t>
              </w:r>
              <w:r>
                <w:t>3</w:t>
              </w:r>
              <w:r>
                <w:t>/2026</w:t>
              </w:r>
            </w:ins>
          </w:p>
        </w:tc>
        <w:tc>
          <w:tcPr>
            <w:tcW w:w="1722" w:type="dxa"/>
            <w:tcPrChange w:id="38" w:author="Erez Shabtai" w:date="2026-03-09T10:42:00Z" w16du:dateUtc="2026-03-09T08:42:00Z">
              <w:tcPr>
                <w:tcW w:w="1728" w:type="dxa"/>
              </w:tcPr>
            </w:tcPrChange>
          </w:tcPr>
          <w:p w14:paraId="42BF7573" w14:textId="5971049F" w:rsidR="00FC61AF" w:rsidRDefault="00FC61AF" w:rsidP="00FC61AF">
            <w:pPr>
              <w:cnfStyle w:val="000000100000" w:firstRow="0" w:lastRow="0" w:firstColumn="0" w:lastColumn="0" w:oddVBand="0" w:evenVBand="0" w:oddHBand="1" w:evenHBand="0" w:firstRowFirstColumn="0" w:firstRowLastColumn="0" w:lastRowFirstColumn="0" w:lastRowLastColumn="0"/>
              <w:rPr>
                <w:ins w:id="39" w:author="Erez Shabtai" w:date="2026-03-09T10:42:00Z" w16du:dateUtc="2026-03-09T08:42:00Z"/>
              </w:rPr>
            </w:pPr>
            <w:ins w:id="40" w:author="Erez Shabtai" w:date="2026-03-09T10:42:00Z" w16du:dateUtc="2026-03-09T08:42:00Z">
              <w:r>
                <w:t>Erez Shabtai</w:t>
              </w:r>
            </w:ins>
          </w:p>
        </w:tc>
        <w:tc>
          <w:tcPr>
            <w:tcW w:w="1726" w:type="dxa"/>
            <w:tcPrChange w:id="41" w:author="Erez Shabtai" w:date="2026-03-09T10:42:00Z" w16du:dateUtc="2026-03-09T08:42:00Z">
              <w:tcPr>
                <w:tcW w:w="1728" w:type="dxa"/>
              </w:tcPr>
            </w:tcPrChange>
          </w:tcPr>
          <w:p w14:paraId="46099CD6" w14:textId="7E61E7D8" w:rsidR="00FC61AF" w:rsidRDefault="00FC61AF" w:rsidP="00FC61AF">
            <w:pPr>
              <w:cnfStyle w:val="000000100000" w:firstRow="0" w:lastRow="0" w:firstColumn="0" w:lastColumn="0" w:oddVBand="0" w:evenVBand="0" w:oddHBand="1" w:evenHBand="0" w:firstRowFirstColumn="0" w:firstRowLastColumn="0" w:lastRowFirstColumn="0" w:lastRowLastColumn="0"/>
              <w:rPr>
                <w:ins w:id="42" w:author="Erez Shabtai" w:date="2026-03-09T10:42:00Z" w16du:dateUtc="2026-03-09T08:42:00Z"/>
              </w:rPr>
            </w:pPr>
            <w:ins w:id="43" w:author="Erez Shabtai" w:date="2026-03-09T10:42:00Z" w16du:dateUtc="2026-03-09T08:42:00Z">
              <w:r>
                <w:t xml:space="preserve">After </w:t>
              </w:r>
            </w:ins>
            <w:ins w:id="44" w:author="Erez Shabtai" w:date="2026-03-09T10:43:00Z" w16du:dateUtc="2026-03-09T08:43:00Z">
              <w:r>
                <w:t>additional comments received by mail</w:t>
              </w:r>
            </w:ins>
          </w:p>
        </w:tc>
        <w:tc>
          <w:tcPr>
            <w:tcW w:w="1724" w:type="dxa"/>
            <w:tcPrChange w:id="45" w:author="Erez Shabtai" w:date="2026-03-09T10:42:00Z" w16du:dateUtc="2026-03-09T08:42:00Z">
              <w:tcPr>
                <w:tcW w:w="1728" w:type="dxa"/>
              </w:tcPr>
            </w:tcPrChange>
          </w:tcPr>
          <w:p w14:paraId="79D29255" w14:textId="10395296" w:rsidR="00FC61AF" w:rsidRDefault="00FC61AF" w:rsidP="00FC61AF">
            <w:pPr>
              <w:cnfStyle w:val="000000100000" w:firstRow="0" w:lastRow="0" w:firstColumn="0" w:lastColumn="0" w:oddVBand="0" w:evenVBand="0" w:oddHBand="1" w:evenHBand="0" w:firstRowFirstColumn="0" w:firstRowLastColumn="0" w:lastRowFirstColumn="0" w:lastRowLastColumn="0"/>
              <w:rPr>
                <w:ins w:id="46" w:author="Erez Shabtai" w:date="2026-03-09T10:42:00Z" w16du:dateUtc="2026-03-09T08:42:00Z"/>
              </w:rPr>
            </w:pPr>
            <w:ins w:id="47" w:author="Erez Shabtai" w:date="2026-03-09T10:42:00Z" w16du:dateUtc="2026-03-09T08:42:00Z">
              <w:r>
                <w:t>-</w:t>
              </w:r>
            </w:ins>
          </w:p>
        </w:tc>
      </w:tr>
    </w:tbl>
    <w:p w14:paraId="75DBD5A3" w14:textId="77777777" w:rsidR="00FA447F" w:rsidRDefault="000A54FD">
      <w:r>
        <w:br w:type="page"/>
      </w:r>
    </w:p>
    <w:sdt>
      <w:sdtPr>
        <w:rPr>
          <w:rFonts w:ascii="Arial" w:eastAsiaTheme="minorEastAsia" w:hAnsi="Arial" w:cstheme="minorBidi"/>
          <w:b w:val="0"/>
          <w:bCs w:val="0"/>
          <w:color w:val="auto"/>
          <w:sz w:val="22"/>
          <w:szCs w:val="22"/>
        </w:rPr>
        <w:id w:val="86661770"/>
        <w:docPartObj>
          <w:docPartGallery w:val="Table of Contents"/>
          <w:docPartUnique/>
        </w:docPartObj>
      </w:sdtPr>
      <w:sdtEndPr>
        <w:rPr>
          <w:noProof/>
        </w:rPr>
      </w:sdtEndPr>
      <w:sdtContent>
        <w:p w14:paraId="0CA3AF8E" w14:textId="136AC85C" w:rsidR="003D6569" w:rsidRDefault="003D6569">
          <w:pPr>
            <w:pStyle w:val="TOCHeading"/>
          </w:pPr>
          <w:r>
            <w:t>Contents</w:t>
          </w:r>
        </w:p>
        <w:p w14:paraId="525DD9FA" w14:textId="07ECC335" w:rsidR="003D6569" w:rsidRDefault="003D6569">
          <w:pPr>
            <w:pStyle w:val="TOC1"/>
            <w:tabs>
              <w:tab w:val="right" w:leader="dot" w:pos="8630"/>
            </w:tabs>
            <w:rPr>
              <w:rFonts w:asciiTheme="minorHAnsi" w:hAnsiTheme="minorHAnsi"/>
              <w:noProof/>
              <w:kern w:val="2"/>
              <w:sz w:val="24"/>
              <w:szCs w:val="24"/>
              <w:lang w:bidi="he-IL"/>
              <w14:ligatures w14:val="standardContextual"/>
            </w:rPr>
          </w:pPr>
          <w:r>
            <w:fldChar w:fldCharType="begin"/>
          </w:r>
          <w:r>
            <w:instrText xml:space="preserve"> TOC \o "1-3" \h \z \u </w:instrText>
          </w:r>
          <w:r>
            <w:fldChar w:fldCharType="separate"/>
          </w:r>
          <w:hyperlink w:anchor="_Toc222106912" w:history="1">
            <w:r w:rsidRPr="005F692D">
              <w:rPr>
                <w:rStyle w:val="Hyperlink"/>
                <w:noProof/>
              </w:rPr>
              <w:t>Document Control</w:t>
            </w:r>
            <w:r>
              <w:rPr>
                <w:noProof/>
                <w:webHidden/>
              </w:rPr>
              <w:tab/>
            </w:r>
            <w:r>
              <w:rPr>
                <w:noProof/>
                <w:webHidden/>
              </w:rPr>
              <w:fldChar w:fldCharType="begin"/>
            </w:r>
            <w:r>
              <w:rPr>
                <w:noProof/>
                <w:webHidden/>
              </w:rPr>
              <w:instrText xml:space="preserve"> PAGEREF _Toc222106912 \h </w:instrText>
            </w:r>
            <w:r>
              <w:rPr>
                <w:noProof/>
                <w:webHidden/>
              </w:rPr>
            </w:r>
            <w:r>
              <w:rPr>
                <w:noProof/>
                <w:webHidden/>
              </w:rPr>
              <w:fldChar w:fldCharType="separate"/>
            </w:r>
            <w:r w:rsidR="0091643F">
              <w:rPr>
                <w:noProof/>
                <w:webHidden/>
              </w:rPr>
              <w:t>2</w:t>
            </w:r>
            <w:r>
              <w:rPr>
                <w:noProof/>
                <w:webHidden/>
              </w:rPr>
              <w:fldChar w:fldCharType="end"/>
            </w:r>
          </w:hyperlink>
        </w:p>
        <w:p w14:paraId="75802BE0" w14:textId="795CE2C4"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13" w:history="1">
            <w:r w:rsidRPr="005F692D">
              <w:rPr>
                <w:rStyle w:val="Hyperlink"/>
                <w:noProof/>
              </w:rPr>
              <w:t>Document History</w:t>
            </w:r>
            <w:r>
              <w:rPr>
                <w:noProof/>
                <w:webHidden/>
              </w:rPr>
              <w:tab/>
            </w:r>
            <w:r>
              <w:rPr>
                <w:noProof/>
                <w:webHidden/>
              </w:rPr>
              <w:fldChar w:fldCharType="begin"/>
            </w:r>
            <w:r>
              <w:rPr>
                <w:noProof/>
                <w:webHidden/>
              </w:rPr>
              <w:instrText xml:space="preserve"> PAGEREF _Toc222106913 \h </w:instrText>
            </w:r>
            <w:r>
              <w:rPr>
                <w:noProof/>
                <w:webHidden/>
              </w:rPr>
            </w:r>
            <w:r>
              <w:rPr>
                <w:noProof/>
                <w:webHidden/>
              </w:rPr>
              <w:fldChar w:fldCharType="separate"/>
            </w:r>
            <w:r w:rsidR="0091643F">
              <w:rPr>
                <w:noProof/>
                <w:webHidden/>
              </w:rPr>
              <w:t>2</w:t>
            </w:r>
            <w:r>
              <w:rPr>
                <w:noProof/>
                <w:webHidden/>
              </w:rPr>
              <w:fldChar w:fldCharType="end"/>
            </w:r>
          </w:hyperlink>
        </w:p>
        <w:p w14:paraId="51202B55" w14:textId="1AD1AF7C"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14" w:history="1">
            <w:r w:rsidRPr="005F692D">
              <w:rPr>
                <w:rStyle w:val="Hyperlink"/>
                <w:noProof/>
              </w:rPr>
              <w:t>1. Introduction</w:t>
            </w:r>
            <w:r>
              <w:rPr>
                <w:noProof/>
                <w:webHidden/>
              </w:rPr>
              <w:tab/>
            </w:r>
            <w:r>
              <w:rPr>
                <w:noProof/>
                <w:webHidden/>
              </w:rPr>
              <w:fldChar w:fldCharType="begin"/>
            </w:r>
            <w:r>
              <w:rPr>
                <w:noProof/>
                <w:webHidden/>
              </w:rPr>
              <w:instrText xml:space="preserve"> PAGEREF _Toc222106914 \h </w:instrText>
            </w:r>
            <w:r>
              <w:rPr>
                <w:noProof/>
                <w:webHidden/>
              </w:rPr>
            </w:r>
            <w:r>
              <w:rPr>
                <w:noProof/>
                <w:webHidden/>
              </w:rPr>
              <w:fldChar w:fldCharType="separate"/>
            </w:r>
            <w:r w:rsidR="0091643F">
              <w:rPr>
                <w:noProof/>
                <w:webHidden/>
              </w:rPr>
              <w:t>5</w:t>
            </w:r>
            <w:r>
              <w:rPr>
                <w:noProof/>
                <w:webHidden/>
              </w:rPr>
              <w:fldChar w:fldCharType="end"/>
            </w:r>
          </w:hyperlink>
        </w:p>
        <w:p w14:paraId="5A2B3890" w14:textId="25AB0EEA"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15" w:history="1">
            <w:r w:rsidRPr="005F692D">
              <w:rPr>
                <w:rStyle w:val="Hyperlink"/>
                <w:noProof/>
              </w:rPr>
              <w:t>1.1 Purpose</w:t>
            </w:r>
            <w:r>
              <w:rPr>
                <w:noProof/>
                <w:webHidden/>
              </w:rPr>
              <w:tab/>
            </w:r>
            <w:r>
              <w:rPr>
                <w:noProof/>
                <w:webHidden/>
              </w:rPr>
              <w:fldChar w:fldCharType="begin"/>
            </w:r>
            <w:r>
              <w:rPr>
                <w:noProof/>
                <w:webHidden/>
              </w:rPr>
              <w:instrText xml:space="preserve"> PAGEREF _Toc222106915 \h </w:instrText>
            </w:r>
            <w:r>
              <w:rPr>
                <w:noProof/>
                <w:webHidden/>
              </w:rPr>
            </w:r>
            <w:r>
              <w:rPr>
                <w:noProof/>
                <w:webHidden/>
              </w:rPr>
              <w:fldChar w:fldCharType="separate"/>
            </w:r>
            <w:r w:rsidR="0091643F">
              <w:rPr>
                <w:noProof/>
                <w:webHidden/>
              </w:rPr>
              <w:t>5</w:t>
            </w:r>
            <w:r>
              <w:rPr>
                <w:noProof/>
                <w:webHidden/>
              </w:rPr>
              <w:fldChar w:fldCharType="end"/>
            </w:r>
          </w:hyperlink>
        </w:p>
        <w:p w14:paraId="4725E09A" w14:textId="2D0C855F"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16" w:history="1">
            <w:r w:rsidRPr="005F692D">
              <w:rPr>
                <w:rStyle w:val="Hyperlink"/>
                <w:noProof/>
              </w:rPr>
              <w:t>1.2 Scope</w:t>
            </w:r>
            <w:r>
              <w:rPr>
                <w:noProof/>
                <w:webHidden/>
              </w:rPr>
              <w:tab/>
            </w:r>
            <w:r>
              <w:rPr>
                <w:noProof/>
                <w:webHidden/>
              </w:rPr>
              <w:fldChar w:fldCharType="begin"/>
            </w:r>
            <w:r>
              <w:rPr>
                <w:noProof/>
                <w:webHidden/>
              </w:rPr>
              <w:instrText xml:space="preserve"> PAGEREF _Toc222106916 \h </w:instrText>
            </w:r>
            <w:r>
              <w:rPr>
                <w:noProof/>
                <w:webHidden/>
              </w:rPr>
            </w:r>
            <w:r>
              <w:rPr>
                <w:noProof/>
                <w:webHidden/>
              </w:rPr>
              <w:fldChar w:fldCharType="separate"/>
            </w:r>
            <w:r w:rsidR="0091643F">
              <w:rPr>
                <w:noProof/>
                <w:webHidden/>
              </w:rPr>
              <w:t>5</w:t>
            </w:r>
            <w:r>
              <w:rPr>
                <w:noProof/>
                <w:webHidden/>
              </w:rPr>
              <w:fldChar w:fldCharType="end"/>
            </w:r>
          </w:hyperlink>
        </w:p>
        <w:p w14:paraId="13264A31" w14:textId="15D26148"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17" w:history="1">
            <w:r w:rsidRPr="005F692D">
              <w:rPr>
                <w:rStyle w:val="Hyperlink"/>
                <w:noProof/>
              </w:rPr>
              <w:t>1.3 Definitions, Acronyms, and Abbreviations</w:t>
            </w:r>
            <w:r>
              <w:rPr>
                <w:noProof/>
                <w:webHidden/>
              </w:rPr>
              <w:tab/>
            </w:r>
            <w:r>
              <w:rPr>
                <w:noProof/>
                <w:webHidden/>
              </w:rPr>
              <w:fldChar w:fldCharType="begin"/>
            </w:r>
            <w:r>
              <w:rPr>
                <w:noProof/>
                <w:webHidden/>
              </w:rPr>
              <w:instrText xml:space="preserve"> PAGEREF _Toc222106917 \h </w:instrText>
            </w:r>
            <w:r>
              <w:rPr>
                <w:noProof/>
                <w:webHidden/>
              </w:rPr>
            </w:r>
            <w:r>
              <w:rPr>
                <w:noProof/>
                <w:webHidden/>
              </w:rPr>
              <w:fldChar w:fldCharType="separate"/>
            </w:r>
            <w:r w:rsidR="0091643F">
              <w:rPr>
                <w:noProof/>
                <w:webHidden/>
              </w:rPr>
              <w:t>6</w:t>
            </w:r>
            <w:r>
              <w:rPr>
                <w:noProof/>
                <w:webHidden/>
              </w:rPr>
              <w:fldChar w:fldCharType="end"/>
            </w:r>
          </w:hyperlink>
        </w:p>
        <w:p w14:paraId="3EF8EFE6" w14:textId="4E44FDC7"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18" w:history="1">
            <w:r w:rsidRPr="005F692D">
              <w:rPr>
                <w:rStyle w:val="Hyperlink"/>
                <w:noProof/>
              </w:rPr>
              <w:t>1.4 References</w:t>
            </w:r>
            <w:r>
              <w:rPr>
                <w:noProof/>
                <w:webHidden/>
              </w:rPr>
              <w:tab/>
            </w:r>
            <w:r>
              <w:rPr>
                <w:noProof/>
                <w:webHidden/>
              </w:rPr>
              <w:fldChar w:fldCharType="begin"/>
            </w:r>
            <w:r>
              <w:rPr>
                <w:noProof/>
                <w:webHidden/>
              </w:rPr>
              <w:instrText xml:space="preserve"> PAGEREF _Toc222106918 \h </w:instrText>
            </w:r>
            <w:r>
              <w:rPr>
                <w:noProof/>
                <w:webHidden/>
              </w:rPr>
            </w:r>
            <w:r>
              <w:rPr>
                <w:noProof/>
                <w:webHidden/>
              </w:rPr>
              <w:fldChar w:fldCharType="separate"/>
            </w:r>
            <w:r w:rsidR="0091643F">
              <w:rPr>
                <w:noProof/>
                <w:webHidden/>
              </w:rPr>
              <w:t>6</w:t>
            </w:r>
            <w:r>
              <w:rPr>
                <w:noProof/>
                <w:webHidden/>
              </w:rPr>
              <w:fldChar w:fldCharType="end"/>
            </w:r>
          </w:hyperlink>
        </w:p>
        <w:p w14:paraId="6F1829F0" w14:textId="21616FB3"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19" w:history="1">
            <w:r w:rsidRPr="005F692D">
              <w:rPr>
                <w:rStyle w:val="Hyperlink"/>
                <w:noProof/>
              </w:rPr>
              <w:t>1.5 Overview</w:t>
            </w:r>
            <w:r>
              <w:rPr>
                <w:noProof/>
                <w:webHidden/>
              </w:rPr>
              <w:tab/>
            </w:r>
            <w:r>
              <w:rPr>
                <w:noProof/>
                <w:webHidden/>
              </w:rPr>
              <w:fldChar w:fldCharType="begin"/>
            </w:r>
            <w:r>
              <w:rPr>
                <w:noProof/>
                <w:webHidden/>
              </w:rPr>
              <w:instrText xml:space="preserve"> PAGEREF _Toc222106919 \h </w:instrText>
            </w:r>
            <w:r>
              <w:rPr>
                <w:noProof/>
                <w:webHidden/>
              </w:rPr>
            </w:r>
            <w:r>
              <w:rPr>
                <w:noProof/>
                <w:webHidden/>
              </w:rPr>
              <w:fldChar w:fldCharType="separate"/>
            </w:r>
            <w:r w:rsidR="0091643F">
              <w:rPr>
                <w:noProof/>
                <w:webHidden/>
              </w:rPr>
              <w:t>6</w:t>
            </w:r>
            <w:r>
              <w:rPr>
                <w:noProof/>
                <w:webHidden/>
              </w:rPr>
              <w:fldChar w:fldCharType="end"/>
            </w:r>
          </w:hyperlink>
        </w:p>
        <w:p w14:paraId="0D0DBECC" w14:textId="4B008E91"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20" w:history="1">
            <w:r w:rsidRPr="005F692D">
              <w:rPr>
                <w:rStyle w:val="Hyperlink"/>
                <w:noProof/>
              </w:rPr>
              <w:t>2. Overall Description</w:t>
            </w:r>
            <w:r>
              <w:rPr>
                <w:noProof/>
                <w:webHidden/>
              </w:rPr>
              <w:tab/>
            </w:r>
            <w:r>
              <w:rPr>
                <w:noProof/>
                <w:webHidden/>
              </w:rPr>
              <w:fldChar w:fldCharType="begin"/>
            </w:r>
            <w:r>
              <w:rPr>
                <w:noProof/>
                <w:webHidden/>
              </w:rPr>
              <w:instrText xml:space="preserve"> PAGEREF _Toc222106920 \h </w:instrText>
            </w:r>
            <w:r>
              <w:rPr>
                <w:noProof/>
                <w:webHidden/>
              </w:rPr>
            </w:r>
            <w:r>
              <w:rPr>
                <w:noProof/>
                <w:webHidden/>
              </w:rPr>
              <w:fldChar w:fldCharType="separate"/>
            </w:r>
            <w:r w:rsidR="0091643F">
              <w:rPr>
                <w:noProof/>
                <w:webHidden/>
              </w:rPr>
              <w:t>7</w:t>
            </w:r>
            <w:r>
              <w:rPr>
                <w:noProof/>
                <w:webHidden/>
              </w:rPr>
              <w:fldChar w:fldCharType="end"/>
            </w:r>
          </w:hyperlink>
        </w:p>
        <w:p w14:paraId="635D4D15" w14:textId="37BF582E"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1" w:history="1">
            <w:r w:rsidRPr="005F692D">
              <w:rPr>
                <w:rStyle w:val="Hyperlink"/>
                <w:noProof/>
              </w:rPr>
              <w:t>2.1 Product Perspective</w:t>
            </w:r>
            <w:r>
              <w:rPr>
                <w:noProof/>
                <w:webHidden/>
              </w:rPr>
              <w:tab/>
            </w:r>
            <w:r>
              <w:rPr>
                <w:noProof/>
                <w:webHidden/>
              </w:rPr>
              <w:fldChar w:fldCharType="begin"/>
            </w:r>
            <w:r>
              <w:rPr>
                <w:noProof/>
                <w:webHidden/>
              </w:rPr>
              <w:instrText xml:space="preserve"> PAGEREF _Toc222106921 \h </w:instrText>
            </w:r>
            <w:r>
              <w:rPr>
                <w:noProof/>
                <w:webHidden/>
              </w:rPr>
            </w:r>
            <w:r>
              <w:rPr>
                <w:noProof/>
                <w:webHidden/>
              </w:rPr>
              <w:fldChar w:fldCharType="separate"/>
            </w:r>
            <w:r w:rsidR="0091643F">
              <w:rPr>
                <w:noProof/>
                <w:webHidden/>
              </w:rPr>
              <w:t>7</w:t>
            </w:r>
            <w:r>
              <w:rPr>
                <w:noProof/>
                <w:webHidden/>
              </w:rPr>
              <w:fldChar w:fldCharType="end"/>
            </w:r>
          </w:hyperlink>
        </w:p>
        <w:p w14:paraId="2B4CE976" w14:textId="53740AFD"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3" w:history="1">
            <w:r w:rsidRPr="005F692D">
              <w:rPr>
                <w:rStyle w:val="Hyperlink"/>
                <w:noProof/>
              </w:rPr>
              <w:t>2.2 Product Functions</w:t>
            </w:r>
            <w:r>
              <w:rPr>
                <w:noProof/>
                <w:webHidden/>
              </w:rPr>
              <w:tab/>
            </w:r>
            <w:r>
              <w:rPr>
                <w:noProof/>
                <w:webHidden/>
              </w:rPr>
              <w:fldChar w:fldCharType="begin"/>
            </w:r>
            <w:r>
              <w:rPr>
                <w:noProof/>
                <w:webHidden/>
              </w:rPr>
              <w:instrText xml:space="preserve"> PAGEREF _Toc222106923 \h </w:instrText>
            </w:r>
            <w:r>
              <w:rPr>
                <w:noProof/>
                <w:webHidden/>
              </w:rPr>
            </w:r>
            <w:r>
              <w:rPr>
                <w:noProof/>
                <w:webHidden/>
              </w:rPr>
              <w:fldChar w:fldCharType="separate"/>
            </w:r>
            <w:r w:rsidR="0091643F">
              <w:rPr>
                <w:noProof/>
                <w:webHidden/>
              </w:rPr>
              <w:t>8</w:t>
            </w:r>
            <w:r>
              <w:rPr>
                <w:noProof/>
                <w:webHidden/>
              </w:rPr>
              <w:fldChar w:fldCharType="end"/>
            </w:r>
          </w:hyperlink>
        </w:p>
        <w:p w14:paraId="40A52996" w14:textId="4EF4DDA9"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4" w:history="1">
            <w:r w:rsidRPr="005F692D">
              <w:rPr>
                <w:rStyle w:val="Hyperlink"/>
                <w:noProof/>
              </w:rPr>
              <w:t>2.3 User Characteristics</w:t>
            </w:r>
            <w:r>
              <w:rPr>
                <w:noProof/>
                <w:webHidden/>
              </w:rPr>
              <w:tab/>
            </w:r>
            <w:r>
              <w:rPr>
                <w:noProof/>
                <w:webHidden/>
              </w:rPr>
              <w:fldChar w:fldCharType="begin"/>
            </w:r>
            <w:r>
              <w:rPr>
                <w:noProof/>
                <w:webHidden/>
              </w:rPr>
              <w:instrText xml:space="preserve"> PAGEREF _Toc222106924 \h </w:instrText>
            </w:r>
            <w:r>
              <w:rPr>
                <w:noProof/>
                <w:webHidden/>
              </w:rPr>
            </w:r>
            <w:r>
              <w:rPr>
                <w:noProof/>
                <w:webHidden/>
              </w:rPr>
              <w:fldChar w:fldCharType="separate"/>
            </w:r>
            <w:r w:rsidR="0091643F">
              <w:rPr>
                <w:noProof/>
                <w:webHidden/>
              </w:rPr>
              <w:t>8</w:t>
            </w:r>
            <w:r>
              <w:rPr>
                <w:noProof/>
                <w:webHidden/>
              </w:rPr>
              <w:fldChar w:fldCharType="end"/>
            </w:r>
          </w:hyperlink>
        </w:p>
        <w:p w14:paraId="1B39318B" w14:textId="31311002"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5" w:history="1">
            <w:r w:rsidRPr="005F692D">
              <w:rPr>
                <w:rStyle w:val="Hyperlink"/>
                <w:noProof/>
              </w:rPr>
              <w:t>2.4 Constraints</w:t>
            </w:r>
            <w:r>
              <w:rPr>
                <w:noProof/>
                <w:webHidden/>
              </w:rPr>
              <w:tab/>
            </w:r>
            <w:r>
              <w:rPr>
                <w:noProof/>
                <w:webHidden/>
              </w:rPr>
              <w:fldChar w:fldCharType="begin"/>
            </w:r>
            <w:r>
              <w:rPr>
                <w:noProof/>
                <w:webHidden/>
              </w:rPr>
              <w:instrText xml:space="preserve"> PAGEREF _Toc222106925 \h </w:instrText>
            </w:r>
            <w:r>
              <w:rPr>
                <w:noProof/>
                <w:webHidden/>
              </w:rPr>
            </w:r>
            <w:r>
              <w:rPr>
                <w:noProof/>
                <w:webHidden/>
              </w:rPr>
              <w:fldChar w:fldCharType="separate"/>
            </w:r>
            <w:r w:rsidR="0091643F">
              <w:rPr>
                <w:noProof/>
                <w:webHidden/>
              </w:rPr>
              <w:t>8</w:t>
            </w:r>
            <w:r>
              <w:rPr>
                <w:noProof/>
                <w:webHidden/>
              </w:rPr>
              <w:fldChar w:fldCharType="end"/>
            </w:r>
          </w:hyperlink>
        </w:p>
        <w:p w14:paraId="7C2E50FF" w14:textId="79693A7A"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6" w:history="1">
            <w:r w:rsidRPr="005F692D">
              <w:rPr>
                <w:rStyle w:val="Hyperlink"/>
                <w:noProof/>
              </w:rPr>
              <w:t>2.5 Assumptions and Dependencies</w:t>
            </w:r>
            <w:r>
              <w:rPr>
                <w:noProof/>
                <w:webHidden/>
              </w:rPr>
              <w:tab/>
            </w:r>
            <w:r>
              <w:rPr>
                <w:noProof/>
                <w:webHidden/>
              </w:rPr>
              <w:fldChar w:fldCharType="begin"/>
            </w:r>
            <w:r>
              <w:rPr>
                <w:noProof/>
                <w:webHidden/>
              </w:rPr>
              <w:instrText xml:space="preserve"> PAGEREF _Toc222106926 \h </w:instrText>
            </w:r>
            <w:r>
              <w:rPr>
                <w:noProof/>
                <w:webHidden/>
              </w:rPr>
            </w:r>
            <w:r>
              <w:rPr>
                <w:noProof/>
                <w:webHidden/>
              </w:rPr>
              <w:fldChar w:fldCharType="separate"/>
            </w:r>
            <w:r w:rsidR="0091643F">
              <w:rPr>
                <w:noProof/>
                <w:webHidden/>
              </w:rPr>
              <w:t>8</w:t>
            </w:r>
            <w:r>
              <w:rPr>
                <w:noProof/>
                <w:webHidden/>
              </w:rPr>
              <w:fldChar w:fldCharType="end"/>
            </w:r>
          </w:hyperlink>
        </w:p>
        <w:p w14:paraId="17E64CFC" w14:textId="6E361A08"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7" w:history="1">
            <w:r w:rsidRPr="005F692D">
              <w:rPr>
                <w:rStyle w:val="Hyperlink"/>
                <w:noProof/>
              </w:rPr>
              <w:t>2.6 Safety and Security Requirements</w:t>
            </w:r>
            <w:r>
              <w:rPr>
                <w:noProof/>
                <w:webHidden/>
              </w:rPr>
              <w:tab/>
            </w:r>
            <w:r>
              <w:rPr>
                <w:noProof/>
                <w:webHidden/>
              </w:rPr>
              <w:fldChar w:fldCharType="begin"/>
            </w:r>
            <w:r>
              <w:rPr>
                <w:noProof/>
                <w:webHidden/>
              </w:rPr>
              <w:instrText xml:space="preserve"> PAGEREF _Toc222106927 \h </w:instrText>
            </w:r>
            <w:r>
              <w:rPr>
                <w:noProof/>
                <w:webHidden/>
              </w:rPr>
            </w:r>
            <w:r>
              <w:rPr>
                <w:noProof/>
                <w:webHidden/>
              </w:rPr>
              <w:fldChar w:fldCharType="separate"/>
            </w:r>
            <w:r w:rsidR="0091643F">
              <w:rPr>
                <w:noProof/>
                <w:webHidden/>
              </w:rPr>
              <w:t>9</w:t>
            </w:r>
            <w:r>
              <w:rPr>
                <w:noProof/>
                <w:webHidden/>
              </w:rPr>
              <w:fldChar w:fldCharType="end"/>
            </w:r>
          </w:hyperlink>
        </w:p>
        <w:p w14:paraId="79242D3F" w14:textId="15BB40DB"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28" w:history="1">
            <w:r w:rsidRPr="005F692D">
              <w:rPr>
                <w:rStyle w:val="Hyperlink"/>
                <w:noProof/>
              </w:rPr>
              <w:t>3. Specific Requirements</w:t>
            </w:r>
            <w:r>
              <w:rPr>
                <w:noProof/>
                <w:webHidden/>
              </w:rPr>
              <w:tab/>
            </w:r>
            <w:r>
              <w:rPr>
                <w:noProof/>
                <w:webHidden/>
              </w:rPr>
              <w:fldChar w:fldCharType="begin"/>
            </w:r>
            <w:r>
              <w:rPr>
                <w:noProof/>
                <w:webHidden/>
              </w:rPr>
              <w:instrText xml:space="preserve"> PAGEREF _Toc222106928 \h </w:instrText>
            </w:r>
            <w:r>
              <w:rPr>
                <w:noProof/>
                <w:webHidden/>
              </w:rPr>
            </w:r>
            <w:r>
              <w:rPr>
                <w:noProof/>
                <w:webHidden/>
              </w:rPr>
              <w:fldChar w:fldCharType="separate"/>
            </w:r>
            <w:r w:rsidR="0091643F">
              <w:rPr>
                <w:noProof/>
                <w:webHidden/>
              </w:rPr>
              <w:t>10</w:t>
            </w:r>
            <w:r>
              <w:rPr>
                <w:noProof/>
                <w:webHidden/>
              </w:rPr>
              <w:fldChar w:fldCharType="end"/>
            </w:r>
          </w:hyperlink>
        </w:p>
        <w:p w14:paraId="7BE8B196" w14:textId="052CC3AD"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29" w:history="1">
            <w:r w:rsidRPr="005F692D">
              <w:rPr>
                <w:rStyle w:val="Hyperlink"/>
                <w:noProof/>
              </w:rPr>
              <w:t>3.1 Functional Requirements</w:t>
            </w:r>
            <w:r>
              <w:rPr>
                <w:noProof/>
                <w:webHidden/>
              </w:rPr>
              <w:tab/>
            </w:r>
            <w:r>
              <w:rPr>
                <w:noProof/>
                <w:webHidden/>
              </w:rPr>
              <w:fldChar w:fldCharType="begin"/>
            </w:r>
            <w:r>
              <w:rPr>
                <w:noProof/>
                <w:webHidden/>
              </w:rPr>
              <w:instrText xml:space="preserve"> PAGEREF _Toc222106929 \h </w:instrText>
            </w:r>
            <w:r>
              <w:rPr>
                <w:noProof/>
                <w:webHidden/>
              </w:rPr>
            </w:r>
            <w:r>
              <w:rPr>
                <w:noProof/>
                <w:webHidden/>
              </w:rPr>
              <w:fldChar w:fldCharType="separate"/>
            </w:r>
            <w:r w:rsidR="0091643F">
              <w:rPr>
                <w:noProof/>
                <w:webHidden/>
              </w:rPr>
              <w:t>10</w:t>
            </w:r>
            <w:r>
              <w:rPr>
                <w:noProof/>
                <w:webHidden/>
              </w:rPr>
              <w:fldChar w:fldCharType="end"/>
            </w:r>
          </w:hyperlink>
        </w:p>
        <w:p w14:paraId="28F1B052" w14:textId="77121587"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0" w:history="1">
            <w:r w:rsidRPr="005F692D">
              <w:rPr>
                <w:rStyle w:val="Hyperlink"/>
                <w:noProof/>
              </w:rPr>
              <w:t>3.1.1 Bus Drivers</w:t>
            </w:r>
            <w:r>
              <w:rPr>
                <w:noProof/>
                <w:webHidden/>
              </w:rPr>
              <w:tab/>
            </w:r>
            <w:r>
              <w:rPr>
                <w:noProof/>
                <w:webHidden/>
              </w:rPr>
              <w:fldChar w:fldCharType="begin"/>
            </w:r>
            <w:r>
              <w:rPr>
                <w:noProof/>
                <w:webHidden/>
              </w:rPr>
              <w:instrText xml:space="preserve"> PAGEREF _Toc222106930 \h </w:instrText>
            </w:r>
            <w:r>
              <w:rPr>
                <w:noProof/>
                <w:webHidden/>
              </w:rPr>
            </w:r>
            <w:r>
              <w:rPr>
                <w:noProof/>
                <w:webHidden/>
              </w:rPr>
              <w:fldChar w:fldCharType="separate"/>
            </w:r>
            <w:r w:rsidR="0091643F">
              <w:rPr>
                <w:noProof/>
                <w:webHidden/>
              </w:rPr>
              <w:t>10</w:t>
            </w:r>
            <w:r>
              <w:rPr>
                <w:noProof/>
                <w:webHidden/>
              </w:rPr>
              <w:fldChar w:fldCharType="end"/>
            </w:r>
          </w:hyperlink>
        </w:p>
        <w:p w14:paraId="5B05F1C2" w14:textId="35E5B1E0"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1" w:history="1">
            <w:r w:rsidRPr="005F692D">
              <w:rPr>
                <w:rStyle w:val="Hyperlink"/>
                <w:noProof/>
              </w:rPr>
              <w:t>3.1.2 Device Drivers</w:t>
            </w:r>
            <w:r>
              <w:rPr>
                <w:noProof/>
                <w:webHidden/>
              </w:rPr>
              <w:tab/>
            </w:r>
            <w:r>
              <w:rPr>
                <w:noProof/>
                <w:webHidden/>
              </w:rPr>
              <w:fldChar w:fldCharType="begin"/>
            </w:r>
            <w:r>
              <w:rPr>
                <w:noProof/>
                <w:webHidden/>
              </w:rPr>
              <w:instrText xml:space="preserve"> PAGEREF _Toc222106931 \h </w:instrText>
            </w:r>
            <w:r>
              <w:rPr>
                <w:noProof/>
                <w:webHidden/>
              </w:rPr>
            </w:r>
            <w:r>
              <w:rPr>
                <w:noProof/>
                <w:webHidden/>
              </w:rPr>
              <w:fldChar w:fldCharType="separate"/>
            </w:r>
            <w:r w:rsidR="0091643F">
              <w:rPr>
                <w:noProof/>
                <w:webHidden/>
              </w:rPr>
              <w:t>14</w:t>
            </w:r>
            <w:r>
              <w:rPr>
                <w:noProof/>
                <w:webHidden/>
              </w:rPr>
              <w:fldChar w:fldCharType="end"/>
            </w:r>
          </w:hyperlink>
        </w:p>
        <w:p w14:paraId="0E18939E" w14:textId="57519172"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2" w:history="1">
            <w:r w:rsidRPr="005F692D">
              <w:rPr>
                <w:rStyle w:val="Hyperlink"/>
                <w:noProof/>
              </w:rPr>
              <w:t>3.1.3 Algorithm Implementation</w:t>
            </w:r>
            <w:r>
              <w:rPr>
                <w:noProof/>
                <w:webHidden/>
              </w:rPr>
              <w:tab/>
            </w:r>
            <w:r>
              <w:rPr>
                <w:noProof/>
                <w:webHidden/>
              </w:rPr>
              <w:fldChar w:fldCharType="begin"/>
            </w:r>
            <w:r>
              <w:rPr>
                <w:noProof/>
                <w:webHidden/>
              </w:rPr>
              <w:instrText xml:space="preserve"> PAGEREF _Toc222106932 \h </w:instrText>
            </w:r>
            <w:r>
              <w:rPr>
                <w:noProof/>
                <w:webHidden/>
              </w:rPr>
            </w:r>
            <w:r>
              <w:rPr>
                <w:noProof/>
                <w:webHidden/>
              </w:rPr>
              <w:fldChar w:fldCharType="separate"/>
            </w:r>
            <w:r w:rsidR="0091643F">
              <w:rPr>
                <w:noProof/>
                <w:webHidden/>
              </w:rPr>
              <w:t>15</w:t>
            </w:r>
            <w:r>
              <w:rPr>
                <w:noProof/>
                <w:webHidden/>
              </w:rPr>
              <w:fldChar w:fldCharType="end"/>
            </w:r>
          </w:hyperlink>
        </w:p>
        <w:p w14:paraId="5FE3DCB4" w14:textId="466C8851"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3" w:history="1">
            <w:r w:rsidRPr="005F692D">
              <w:rPr>
                <w:rStyle w:val="Hyperlink"/>
                <w:noProof/>
              </w:rPr>
              <w:t>3.1.4 Communication protocol requirements</w:t>
            </w:r>
            <w:r>
              <w:rPr>
                <w:noProof/>
                <w:webHidden/>
              </w:rPr>
              <w:tab/>
            </w:r>
            <w:r>
              <w:rPr>
                <w:noProof/>
                <w:webHidden/>
              </w:rPr>
              <w:fldChar w:fldCharType="begin"/>
            </w:r>
            <w:r>
              <w:rPr>
                <w:noProof/>
                <w:webHidden/>
              </w:rPr>
              <w:instrText xml:space="preserve"> PAGEREF _Toc222106933 \h </w:instrText>
            </w:r>
            <w:r>
              <w:rPr>
                <w:noProof/>
                <w:webHidden/>
              </w:rPr>
            </w:r>
            <w:r>
              <w:rPr>
                <w:noProof/>
                <w:webHidden/>
              </w:rPr>
              <w:fldChar w:fldCharType="separate"/>
            </w:r>
            <w:r w:rsidR="0091643F">
              <w:rPr>
                <w:noProof/>
                <w:webHidden/>
              </w:rPr>
              <w:t>16</w:t>
            </w:r>
            <w:r>
              <w:rPr>
                <w:noProof/>
                <w:webHidden/>
              </w:rPr>
              <w:fldChar w:fldCharType="end"/>
            </w:r>
          </w:hyperlink>
        </w:p>
        <w:p w14:paraId="4396CA18" w14:textId="30770BC6"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4" w:history="1">
            <w:r w:rsidRPr="005F692D">
              <w:rPr>
                <w:rStyle w:val="Hyperlink"/>
                <w:noProof/>
              </w:rPr>
              <w:t>3.1.5 Telemetry protocol requirements</w:t>
            </w:r>
            <w:r>
              <w:rPr>
                <w:noProof/>
                <w:webHidden/>
              </w:rPr>
              <w:tab/>
            </w:r>
            <w:r>
              <w:rPr>
                <w:noProof/>
                <w:webHidden/>
              </w:rPr>
              <w:fldChar w:fldCharType="begin"/>
            </w:r>
            <w:r>
              <w:rPr>
                <w:noProof/>
                <w:webHidden/>
              </w:rPr>
              <w:instrText xml:space="preserve"> PAGEREF _Toc222106934 \h </w:instrText>
            </w:r>
            <w:r>
              <w:rPr>
                <w:noProof/>
                <w:webHidden/>
              </w:rPr>
            </w:r>
            <w:r>
              <w:rPr>
                <w:noProof/>
                <w:webHidden/>
              </w:rPr>
              <w:fldChar w:fldCharType="separate"/>
            </w:r>
            <w:r w:rsidR="0091643F">
              <w:rPr>
                <w:noProof/>
                <w:webHidden/>
              </w:rPr>
              <w:t>16</w:t>
            </w:r>
            <w:r>
              <w:rPr>
                <w:noProof/>
                <w:webHidden/>
              </w:rPr>
              <w:fldChar w:fldCharType="end"/>
            </w:r>
          </w:hyperlink>
        </w:p>
        <w:p w14:paraId="0AD3D95B" w14:textId="315930D9"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5" w:history="1">
            <w:r w:rsidRPr="005F692D">
              <w:rPr>
                <w:rStyle w:val="Hyperlink"/>
                <w:noProof/>
              </w:rPr>
              <w:t>3.1.6 Init module requirements (including initiate BIT)</w:t>
            </w:r>
            <w:r>
              <w:rPr>
                <w:noProof/>
                <w:webHidden/>
              </w:rPr>
              <w:tab/>
            </w:r>
            <w:r>
              <w:rPr>
                <w:noProof/>
                <w:webHidden/>
              </w:rPr>
              <w:fldChar w:fldCharType="begin"/>
            </w:r>
            <w:r>
              <w:rPr>
                <w:noProof/>
                <w:webHidden/>
              </w:rPr>
              <w:instrText xml:space="preserve"> PAGEREF _Toc222106935 \h </w:instrText>
            </w:r>
            <w:r>
              <w:rPr>
                <w:noProof/>
                <w:webHidden/>
              </w:rPr>
            </w:r>
            <w:r>
              <w:rPr>
                <w:noProof/>
                <w:webHidden/>
              </w:rPr>
              <w:fldChar w:fldCharType="separate"/>
            </w:r>
            <w:r w:rsidR="0091643F">
              <w:rPr>
                <w:noProof/>
                <w:webHidden/>
              </w:rPr>
              <w:t>17</w:t>
            </w:r>
            <w:r>
              <w:rPr>
                <w:noProof/>
                <w:webHidden/>
              </w:rPr>
              <w:fldChar w:fldCharType="end"/>
            </w:r>
          </w:hyperlink>
        </w:p>
        <w:p w14:paraId="7C463B57" w14:textId="25A8A5CB"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6" w:history="1">
            <w:r w:rsidRPr="005F692D">
              <w:rPr>
                <w:rStyle w:val="Hyperlink"/>
                <w:noProof/>
              </w:rPr>
              <w:t>3.1.7 application logic requirements</w:t>
            </w:r>
            <w:r>
              <w:rPr>
                <w:noProof/>
                <w:webHidden/>
              </w:rPr>
              <w:tab/>
            </w:r>
            <w:r>
              <w:rPr>
                <w:noProof/>
                <w:webHidden/>
              </w:rPr>
              <w:fldChar w:fldCharType="begin"/>
            </w:r>
            <w:r>
              <w:rPr>
                <w:noProof/>
                <w:webHidden/>
              </w:rPr>
              <w:instrText xml:space="preserve"> PAGEREF _Toc222106936 \h </w:instrText>
            </w:r>
            <w:r>
              <w:rPr>
                <w:noProof/>
                <w:webHidden/>
              </w:rPr>
            </w:r>
            <w:r>
              <w:rPr>
                <w:noProof/>
                <w:webHidden/>
              </w:rPr>
              <w:fldChar w:fldCharType="separate"/>
            </w:r>
            <w:r w:rsidR="0091643F">
              <w:rPr>
                <w:noProof/>
                <w:webHidden/>
              </w:rPr>
              <w:t>20</w:t>
            </w:r>
            <w:r>
              <w:rPr>
                <w:noProof/>
                <w:webHidden/>
              </w:rPr>
              <w:fldChar w:fldCharType="end"/>
            </w:r>
          </w:hyperlink>
        </w:p>
        <w:p w14:paraId="2D5F7D28" w14:textId="468C4622"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7" w:history="1">
            <w:r w:rsidRPr="005F692D">
              <w:rPr>
                <w:rStyle w:val="Hyperlink"/>
                <w:noProof/>
              </w:rPr>
              <w:t>3.1.8 Test mode</w:t>
            </w:r>
            <w:r>
              <w:rPr>
                <w:noProof/>
                <w:webHidden/>
              </w:rPr>
              <w:tab/>
            </w:r>
            <w:r>
              <w:rPr>
                <w:noProof/>
                <w:webHidden/>
              </w:rPr>
              <w:fldChar w:fldCharType="begin"/>
            </w:r>
            <w:r>
              <w:rPr>
                <w:noProof/>
                <w:webHidden/>
              </w:rPr>
              <w:instrText xml:space="preserve"> PAGEREF _Toc222106937 \h </w:instrText>
            </w:r>
            <w:r>
              <w:rPr>
                <w:noProof/>
                <w:webHidden/>
              </w:rPr>
            </w:r>
            <w:r>
              <w:rPr>
                <w:noProof/>
                <w:webHidden/>
              </w:rPr>
              <w:fldChar w:fldCharType="separate"/>
            </w:r>
            <w:r w:rsidR="0091643F">
              <w:rPr>
                <w:noProof/>
                <w:webHidden/>
              </w:rPr>
              <w:t>21</w:t>
            </w:r>
            <w:r>
              <w:rPr>
                <w:noProof/>
                <w:webHidden/>
              </w:rPr>
              <w:fldChar w:fldCharType="end"/>
            </w:r>
          </w:hyperlink>
        </w:p>
        <w:p w14:paraId="43512772" w14:textId="0551D38C"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38" w:history="1">
            <w:r w:rsidRPr="005F692D">
              <w:rPr>
                <w:rStyle w:val="Hyperlink"/>
                <w:noProof/>
              </w:rPr>
              <w:t>3.1.9 CLI</w:t>
            </w:r>
            <w:r>
              <w:rPr>
                <w:noProof/>
                <w:webHidden/>
              </w:rPr>
              <w:tab/>
            </w:r>
            <w:r>
              <w:rPr>
                <w:noProof/>
                <w:webHidden/>
              </w:rPr>
              <w:fldChar w:fldCharType="begin"/>
            </w:r>
            <w:r>
              <w:rPr>
                <w:noProof/>
                <w:webHidden/>
              </w:rPr>
              <w:instrText xml:space="preserve"> PAGEREF _Toc222106938 \h </w:instrText>
            </w:r>
            <w:r>
              <w:rPr>
                <w:noProof/>
                <w:webHidden/>
              </w:rPr>
            </w:r>
            <w:r>
              <w:rPr>
                <w:noProof/>
                <w:webHidden/>
              </w:rPr>
              <w:fldChar w:fldCharType="separate"/>
            </w:r>
            <w:r w:rsidR="0091643F">
              <w:rPr>
                <w:noProof/>
                <w:webHidden/>
              </w:rPr>
              <w:t>22</w:t>
            </w:r>
            <w:r>
              <w:rPr>
                <w:noProof/>
                <w:webHidden/>
              </w:rPr>
              <w:fldChar w:fldCharType="end"/>
            </w:r>
          </w:hyperlink>
        </w:p>
        <w:p w14:paraId="1B6317EF" w14:textId="45C1D915"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39" w:history="1">
            <w:r w:rsidRPr="005F692D">
              <w:rPr>
                <w:rStyle w:val="Hyperlink"/>
                <w:noProof/>
              </w:rPr>
              <w:t>3.2 Performance Requirements</w:t>
            </w:r>
            <w:r>
              <w:rPr>
                <w:noProof/>
                <w:webHidden/>
              </w:rPr>
              <w:tab/>
            </w:r>
            <w:r>
              <w:rPr>
                <w:noProof/>
                <w:webHidden/>
              </w:rPr>
              <w:fldChar w:fldCharType="begin"/>
            </w:r>
            <w:r>
              <w:rPr>
                <w:noProof/>
                <w:webHidden/>
              </w:rPr>
              <w:instrText xml:space="preserve"> PAGEREF _Toc222106939 \h </w:instrText>
            </w:r>
            <w:r>
              <w:rPr>
                <w:noProof/>
                <w:webHidden/>
              </w:rPr>
            </w:r>
            <w:r>
              <w:rPr>
                <w:noProof/>
                <w:webHidden/>
              </w:rPr>
              <w:fldChar w:fldCharType="separate"/>
            </w:r>
            <w:r w:rsidR="0091643F">
              <w:rPr>
                <w:noProof/>
                <w:webHidden/>
              </w:rPr>
              <w:t>22</w:t>
            </w:r>
            <w:r>
              <w:rPr>
                <w:noProof/>
                <w:webHidden/>
              </w:rPr>
              <w:fldChar w:fldCharType="end"/>
            </w:r>
          </w:hyperlink>
        </w:p>
        <w:p w14:paraId="4399E54B" w14:textId="0011DF8D"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0" w:history="1">
            <w:r w:rsidRPr="005F692D">
              <w:rPr>
                <w:rStyle w:val="Hyperlink"/>
                <w:noProof/>
              </w:rPr>
              <w:t>3.3 Interface Requirements</w:t>
            </w:r>
            <w:r>
              <w:rPr>
                <w:noProof/>
                <w:webHidden/>
              </w:rPr>
              <w:tab/>
            </w:r>
            <w:r>
              <w:rPr>
                <w:noProof/>
                <w:webHidden/>
              </w:rPr>
              <w:fldChar w:fldCharType="begin"/>
            </w:r>
            <w:r>
              <w:rPr>
                <w:noProof/>
                <w:webHidden/>
              </w:rPr>
              <w:instrText xml:space="preserve"> PAGEREF _Toc222106940 \h </w:instrText>
            </w:r>
            <w:r>
              <w:rPr>
                <w:noProof/>
                <w:webHidden/>
              </w:rPr>
            </w:r>
            <w:r>
              <w:rPr>
                <w:noProof/>
                <w:webHidden/>
              </w:rPr>
              <w:fldChar w:fldCharType="separate"/>
            </w:r>
            <w:r w:rsidR="0091643F">
              <w:rPr>
                <w:noProof/>
                <w:webHidden/>
              </w:rPr>
              <w:t>23</w:t>
            </w:r>
            <w:r>
              <w:rPr>
                <w:noProof/>
                <w:webHidden/>
              </w:rPr>
              <w:fldChar w:fldCharType="end"/>
            </w:r>
          </w:hyperlink>
        </w:p>
        <w:p w14:paraId="01FE544D" w14:textId="26136A7D"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1" w:history="1">
            <w:r w:rsidRPr="005F692D">
              <w:rPr>
                <w:rStyle w:val="Hyperlink"/>
                <w:noProof/>
              </w:rPr>
              <w:t>3.4 Safety Requirements</w:t>
            </w:r>
            <w:r>
              <w:rPr>
                <w:noProof/>
                <w:webHidden/>
              </w:rPr>
              <w:tab/>
            </w:r>
            <w:r>
              <w:rPr>
                <w:noProof/>
                <w:webHidden/>
              </w:rPr>
              <w:fldChar w:fldCharType="begin"/>
            </w:r>
            <w:r>
              <w:rPr>
                <w:noProof/>
                <w:webHidden/>
              </w:rPr>
              <w:instrText xml:space="preserve"> PAGEREF _Toc222106941 \h </w:instrText>
            </w:r>
            <w:r>
              <w:rPr>
                <w:noProof/>
                <w:webHidden/>
              </w:rPr>
            </w:r>
            <w:r>
              <w:rPr>
                <w:noProof/>
                <w:webHidden/>
              </w:rPr>
              <w:fldChar w:fldCharType="separate"/>
            </w:r>
            <w:r w:rsidR="0091643F">
              <w:rPr>
                <w:noProof/>
                <w:webHidden/>
              </w:rPr>
              <w:t>23</w:t>
            </w:r>
            <w:r>
              <w:rPr>
                <w:noProof/>
                <w:webHidden/>
              </w:rPr>
              <w:fldChar w:fldCharType="end"/>
            </w:r>
          </w:hyperlink>
        </w:p>
        <w:p w14:paraId="14F4D096" w14:textId="412C6210"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2" w:history="1">
            <w:r w:rsidRPr="005F692D">
              <w:rPr>
                <w:rStyle w:val="Hyperlink"/>
                <w:noProof/>
              </w:rPr>
              <w:t>3.5 Security Requirements</w:t>
            </w:r>
            <w:r>
              <w:rPr>
                <w:noProof/>
                <w:webHidden/>
              </w:rPr>
              <w:tab/>
            </w:r>
            <w:r>
              <w:rPr>
                <w:noProof/>
                <w:webHidden/>
              </w:rPr>
              <w:fldChar w:fldCharType="begin"/>
            </w:r>
            <w:r>
              <w:rPr>
                <w:noProof/>
                <w:webHidden/>
              </w:rPr>
              <w:instrText xml:space="preserve"> PAGEREF _Toc222106942 \h </w:instrText>
            </w:r>
            <w:r>
              <w:rPr>
                <w:noProof/>
                <w:webHidden/>
              </w:rPr>
            </w:r>
            <w:r>
              <w:rPr>
                <w:noProof/>
                <w:webHidden/>
              </w:rPr>
              <w:fldChar w:fldCharType="separate"/>
            </w:r>
            <w:r w:rsidR="0091643F">
              <w:rPr>
                <w:noProof/>
                <w:webHidden/>
              </w:rPr>
              <w:t>24</w:t>
            </w:r>
            <w:r>
              <w:rPr>
                <w:noProof/>
                <w:webHidden/>
              </w:rPr>
              <w:fldChar w:fldCharType="end"/>
            </w:r>
          </w:hyperlink>
        </w:p>
        <w:p w14:paraId="0EF2D055" w14:textId="52A59AC1"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3" w:history="1">
            <w:r w:rsidRPr="005F692D">
              <w:rPr>
                <w:rStyle w:val="Hyperlink"/>
                <w:noProof/>
              </w:rPr>
              <w:t>3.6 Software Quality Attributes</w:t>
            </w:r>
            <w:r>
              <w:rPr>
                <w:noProof/>
                <w:webHidden/>
              </w:rPr>
              <w:tab/>
            </w:r>
            <w:r>
              <w:rPr>
                <w:noProof/>
                <w:webHidden/>
              </w:rPr>
              <w:fldChar w:fldCharType="begin"/>
            </w:r>
            <w:r>
              <w:rPr>
                <w:noProof/>
                <w:webHidden/>
              </w:rPr>
              <w:instrText xml:space="preserve"> PAGEREF _Toc222106943 \h </w:instrText>
            </w:r>
            <w:r>
              <w:rPr>
                <w:noProof/>
                <w:webHidden/>
              </w:rPr>
            </w:r>
            <w:r>
              <w:rPr>
                <w:noProof/>
                <w:webHidden/>
              </w:rPr>
              <w:fldChar w:fldCharType="separate"/>
            </w:r>
            <w:r w:rsidR="0091643F">
              <w:rPr>
                <w:noProof/>
                <w:webHidden/>
              </w:rPr>
              <w:t>24</w:t>
            </w:r>
            <w:r>
              <w:rPr>
                <w:noProof/>
                <w:webHidden/>
              </w:rPr>
              <w:fldChar w:fldCharType="end"/>
            </w:r>
          </w:hyperlink>
        </w:p>
        <w:p w14:paraId="142EFC16" w14:textId="599C28E5"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44" w:history="1">
            <w:r w:rsidRPr="005F692D">
              <w:rPr>
                <w:rStyle w:val="Hyperlink"/>
                <w:noProof/>
              </w:rPr>
              <w:t>4. Verification and Validation</w:t>
            </w:r>
            <w:r>
              <w:rPr>
                <w:noProof/>
                <w:webHidden/>
              </w:rPr>
              <w:tab/>
            </w:r>
            <w:r>
              <w:rPr>
                <w:noProof/>
                <w:webHidden/>
              </w:rPr>
              <w:fldChar w:fldCharType="begin"/>
            </w:r>
            <w:r>
              <w:rPr>
                <w:noProof/>
                <w:webHidden/>
              </w:rPr>
              <w:instrText xml:space="preserve"> PAGEREF _Toc222106944 \h </w:instrText>
            </w:r>
            <w:r>
              <w:rPr>
                <w:noProof/>
                <w:webHidden/>
              </w:rPr>
            </w:r>
            <w:r>
              <w:rPr>
                <w:noProof/>
                <w:webHidden/>
              </w:rPr>
              <w:fldChar w:fldCharType="separate"/>
            </w:r>
            <w:r w:rsidR="0091643F">
              <w:rPr>
                <w:noProof/>
                <w:webHidden/>
              </w:rPr>
              <w:t>24</w:t>
            </w:r>
            <w:r>
              <w:rPr>
                <w:noProof/>
                <w:webHidden/>
              </w:rPr>
              <w:fldChar w:fldCharType="end"/>
            </w:r>
          </w:hyperlink>
        </w:p>
        <w:p w14:paraId="69899C1A" w14:textId="2CB3E432"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5" w:history="1">
            <w:r w:rsidRPr="005F692D">
              <w:rPr>
                <w:rStyle w:val="Hyperlink"/>
                <w:noProof/>
              </w:rPr>
              <w:t>4.1 Verification Methods</w:t>
            </w:r>
            <w:r>
              <w:rPr>
                <w:noProof/>
                <w:webHidden/>
              </w:rPr>
              <w:tab/>
            </w:r>
            <w:r>
              <w:rPr>
                <w:noProof/>
                <w:webHidden/>
              </w:rPr>
              <w:fldChar w:fldCharType="begin"/>
            </w:r>
            <w:r>
              <w:rPr>
                <w:noProof/>
                <w:webHidden/>
              </w:rPr>
              <w:instrText xml:space="preserve"> PAGEREF _Toc222106945 \h </w:instrText>
            </w:r>
            <w:r>
              <w:rPr>
                <w:noProof/>
                <w:webHidden/>
              </w:rPr>
            </w:r>
            <w:r>
              <w:rPr>
                <w:noProof/>
                <w:webHidden/>
              </w:rPr>
              <w:fldChar w:fldCharType="separate"/>
            </w:r>
            <w:r w:rsidR="0091643F">
              <w:rPr>
                <w:noProof/>
                <w:webHidden/>
              </w:rPr>
              <w:t>24</w:t>
            </w:r>
            <w:r>
              <w:rPr>
                <w:noProof/>
                <w:webHidden/>
              </w:rPr>
              <w:fldChar w:fldCharType="end"/>
            </w:r>
          </w:hyperlink>
        </w:p>
        <w:p w14:paraId="5F366F8E" w14:textId="4B29F8E5"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6" w:history="1">
            <w:r w:rsidRPr="005F692D">
              <w:rPr>
                <w:rStyle w:val="Hyperlink"/>
                <w:noProof/>
              </w:rPr>
              <w:t>4.2 Validation Criteria</w:t>
            </w:r>
            <w:r>
              <w:rPr>
                <w:noProof/>
                <w:webHidden/>
              </w:rPr>
              <w:tab/>
            </w:r>
            <w:r>
              <w:rPr>
                <w:noProof/>
                <w:webHidden/>
              </w:rPr>
              <w:fldChar w:fldCharType="begin"/>
            </w:r>
            <w:r>
              <w:rPr>
                <w:noProof/>
                <w:webHidden/>
              </w:rPr>
              <w:instrText xml:space="preserve"> PAGEREF _Toc222106946 \h </w:instrText>
            </w:r>
            <w:r>
              <w:rPr>
                <w:noProof/>
                <w:webHidden/>
              </w:rPr>
            </w:r>
            <w:r>
              <w:rPr>
                <w:noProof/>
                <w:webHidden/>
              </w:rPr>
              <w:fldChar w:fldCharType="separate"/>
            </w:r>
            <w:r w:rsidR="0091643F">
              <w:rPr>
                <w:noProof/>
                <w:webHidden/>
              </w:rPr>
              <w:t>24</w:t>
            </w:r>
            <w:r>
              <w:rPr>
                <w:noProof/>
                <w:webHidden/>
              </w:rPr>
              <w:fldChar w:fldCharType="end"/>
            </w:r>
          </w:hyperlink>
        </w:p>
        <w:p w14:paraId="466279D2" w14:textId="6BC92CC4"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7" w:history="1">
            <w:r w:rsidRPr="005F692D">
              <w:rPr>
                <w:rStyle w:val="Hyperlink"/>
                <w:noProof/>
              </w:rPr>
              <w:t>4.3 Traceability Matrix</w:t>
            </w:r>
            <w:r>
              <w:rPr>
                <w:noProof/>
                <w:webHidden/>
              </w:rPr>
              <w:tab/>
            </w:r>
            <w:r>
              <w:rPr>
                <w:noProof/>
                <w:webHidden/>
              </w:rPr>
              <w:fldChar w:fldCharType="begin"/>
            </w:r>
            <w:r>
              <w:rPr>
                <w:noProof/>
                <w:webHidden/>
              </w:rPr>
              <w:instrText xml:space="preserve"> PAGEREF _Toc222106947 \h </w:instrText>
            </w:r>
            <w:r>
              <w:rPr>
                <w:noProof/>
                <w:webHidden/>
              </w:rPr>
            </w:r>
            <w:r>
              <w:rPr>
                <w:noProof/>
                <w:webHidden/>
              </w:rPr>
              <w:fldChar w:fldCharType="separate"/>
            </w:r>
            <w:r w:rsidR="0091643F">
              <w:rPr>
                <w:noProof/>
                <w:webHidden/>
              </w:rPr>
              <w:t>24</w:t>
            </w:r>
            <w:r>
              <w:rPr>
                <w:noProof/>
                <w:webHidden/>
              </w:rPr>
              <w:fldChar w:fldCharType="end"/>
            </w:r>
          </w:hyperlink>
        </w:p>
        <w:p w14:paraId="4AE841F5" w14:textId="7D4C2181"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48" w:history="1">
            <w:r w:rsidRPr="005F692D">
              <w:rPr>
                <w:rStyle w:val="Hyperlink"/>
                <w:noProof/>
              </w:rPr>
              <w:t>5. Supporting Information</w:t>
            </w:r>
            <w:r>
              <w:rPr>
                <w:noProof/>
                <w:webHidden/>
              </w:rPr>
              <w:tab/>
            </w:r>
            <w:r>
              <w:rPr>
                <w:noProof/>
                <w:webHidden/>
              </w:rPr>
              <w:fldChar w:fldCharType="begin"/>
            </w:r>
            <w:r>
              <w:rPr>
                <w:noProof/>
                <w:webHidden/>
              </w:rPr>
              <w:instrText xml:space="preserve"> PAGEREF _Toc222106948 \h </w:instrText>
            </w:r>
            <w:r>
              <w:rPr>
                <w:noProof/>
                <w:webHidden/>
              </w:rPr>
            </w:r>
            <w:r>
              <w:rPr>
                <w:noProof/>
                <w:webHidden/>
              </w:rPr>
              <w:fldChar w:fldCharType="separate"/>
            </w:r>
            <w:r w:rsidR="0091643F">
              <w:rPr>
                <w:noProof/>
                <w:webHidden/>
              </w:rPr>
              <w:t>25</w:t>
            </w:r>
            <w:r>
              <w:rPr>
                <w:noProof/>
                <w:webHidden/>
              </w:rPr>
              <w:fldChar w:fldCharType="end"/>
            </w:r>
          </w:hyperlink>
        </w:p>
        <w:p w14:paraId="4B373795" w14:textId="168C43E4" w:rsidR="003D6569" w:rsidRDefault="003D6569">
          <w:pPr>
            <w:pStyle w:val="TOC2"/>
            <w:tabs>
              <w:tab w:val="right" w:leader="dot" w:pos="8630"/>
            </w:tabs>
            <w:rPr>
              <w:rFonts w:asciiTheme="minorHAnsi" w:hAnsiTheme="minorHAnsi"/>
              <w:noProof/>
              <w:kern w:val="2"/>
              <w:sz w:val="24"/>
              <w:szCs w:val="24"/>
              <w:lang w:bidi="he-IL"/>
              <w14:ligatures w14:val="standardContextual"/>
            </w:rPr>
          </w:pPr>
          <w:hyperlink w:anchor="_Toc222106949" w:history="1">
            <w:r w:rsidRPr="005F692D">
              <w:rPr>
                <w:rStyle w:val="Hyperlink"/>
                <w:noProof/>
              </w:rPr>
              <w:t>5.1 Appendices</w:t>
            </w:r>
            <w:r>
              <w:rPr>
                <w:noProof/>
                <w:webHidden/>
              </w:rPr>
              <w:tab/>
            </w:r>
            <w:r>
              <w:rPr>
                <w:noProof/>
                <w:webHidden/>
              </w:rPr>
              <w:fldChar w:fldCharType="begin"/>
            </w:r>
            <w:r>
              <w:rPr>
                <w:noProof/>
                <w:webHidden/>
              </w:rPr>
              <w:instrText xml:space="preserve"> PAGEREF _Toc222106949 \h </w:instrText>
            </w:r>
            <w:r>
              <w:rPr>
                <w:noProof/>
                <w:webHidden/>
              </w:rPr>
            </w:r>
            <w:r>
              <w:rPr>
                <w:noProof/>
                <w:webHidden/>
              </w:rPr>
              <w:fldChar w:fldCharType="separate"/>
            </w:r>
            <w:r w:rsidR="0091643F">
              <w:rPr>
                <w:noProof/>
                <w:webHidden/>
              </w:rPr>
              <w:t>25</w:t>
            </w:r>
            <w:r>
              <w:rPr>
                <w:noProof/>
                <w:webHidden/>
              </w:rPr>
              <w:fldChar w:fldCharType="end"/>
            </w:r>
          </w:hyperlink>
        </w:p>
        <w:p w14:paraId="205C3855" w14:textId="4FED308A"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50" w:history="1">
            <w:r w:rsidRPr="005F692D">
              <w:rPr>
                <w:rStyle w:val="Hyperlink"/>
                <w:noProof/>
              </w:rPr>
              <w:t>Appendix A: Requirements Template</w:t>
            </w:r>
            <w:r>
              <w:rPr>
                <w:noProof/>
                <w:webHidden/>
              </w:rPr>
              <w:tab/>
            </w:r>
            <w:r>
              <w:rPr>
                <w:noProof/>
                <w:webHidden/>
              </w:rPr>
              <w:fldChar w:fldCharType="begin"/>
            </w:r>
            <w:r>
              <w:rPr>
                <w:noProof/>
                <w:webHidden/>
              </w:rPr>
              <w:instrText xml:space="preserve"> PAGEREF _Toc222106950 \h </w:instrText>
            </w:r>
            <w:r>
              <w:rPr>
                <w:noProof/>
                <w:webHidden/>
              </w:rPr>
            </w:r>
            <w:r>
              <w:rPr>
                <w:noProof/>
                <w:webHidden/>
              </w:rPr>
              <w:fldChar w:fldCharType="separate"/>
            </w:r>
            <w:r w:rsidR="0091643F">
              <w:rPr>
                <w:noProof/>
                <w:webHidden/>
              </w:rPr>
              <w:t>25</w:t>
            </w:r>
            <w:r>
              <w:rPr>
                <w:noProof/>
                <w:webHidden/>
              </w:rPr>
              <w:fldChar w:fldCharType="end"/>
            </w:r>
          </w:hyperlink>
        </w:p>
        <w:p w14:paraId="0CE9C942" w14:textId="20E5D5CA"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51" w:history="1">
            <w:r w:rsidRPr="005F692D">
              <w:rPr>
                <w:rStyle w:val="Hyperlink"/>
                <w:noProof/>
              </w:rPr>
              <w:t>Appendix B: Requirement Categories</w:t>
            </w:r>
            <w:r>
              <w:rPr>
                <w:noProof/>
                <w:webHidden/>
              </w:rPr>
              <w:tab/>
            </w:r>
            <w:r>
              <w:rPr>
                <w:noProof/>
                <w:webHidden/>
              </w:rPr>
              <w:fldChar w:fldCharType="begin"/>
            </w:r>
            <w:r>
              <w:rPr>
                <w:noProof/>
                <w:webHidden/>
              </w:rPr>
              <w:instrText xml:space="preserve"> PAGEREF _Toc222106951 \h </w:instrText>
            </w:r>
            <w:r>
              <w:rPr>
                <w:noProof/>
                <w:webHidden/>
              </w:rPr>
            </w:r>
            <w:r>
              <w:rPr>
                <w:noProof/>
                <w:webHidden/>
              </w:rPr>
              <w:fldChar w:fldCharType="separate"/>
            </w:r>
            <w:r w:rsidR="0091643F">
              <w:rPr>
                <w:noProof/>
                <w:webHidden/>
              </w:rPr>
              <w:t>25</w:t>
            </w:r>
            <w:r>
              <w:rPr>
                <w:noProof/>
                <w:webHidden/>
              </w:rPr>
              <w:fldChar w:fldCharType="end"/>
            </w:r>
          </w:hyperlink>
        </w:p>
        <w:p w14:paraId="7FDA9B2D" w14:textId="291A71FD" w:rsidR="003D6569" w:rsidRDefault="003D6569">
          <w:pPr>
            <w:pStyle w:val="TOC3"/>
            <w:tabs>
              <w:tab w:val="right" w:leader="dot" w:pos="8630"/>
            </w:tabs>
            <w:rPr>
              <w:rFonts w:asciiTheme="minorHAnsi" w:hAnsiTheme="minorHAnsi"/>
              <w:noProof/>
              <w:kern w:val="2"/>
              <w:sz w:val="24"/>
              <w:szCs w:val="24"/>
              <w:lang w:bidi="he-IL"/>
              <w14:ligatures w14:val="standardContextual"/>
            </w:rPr>
          </w:pPr>
          <w:hyperlink w:anchor="_Toc222106952" w:history="1">
            <w:r w:rsidRPr="005F692D">
              <w:rPr>
                <w:rStyle w:val="Hyperlink"/>
                <w:noProof/>
              </w:rPr>
              <w:t>Appendix C: AOP-52 Compliance Checklist</w:t>
            </w:r>
            <w:r>
              <w:rPr>
                <w:noProof/>
                <w:webHidden/>
              </w:rPr>
              <w:tab/>
            </w:r>
            <w:r>
              <w:rPr>
                <w:noProof/>
                <w:webHidden/>
              </w:rPr>
              <w:fldChar w:fldCharType="begin"/>
            </w:r>
            <w:r>
              <w:rPr>
                <w:noProof/>
                <w:webHidden/>
              </w:rPr>
              <w:instrText xml:space="preserve"> PAGEREF _Toc222106952 \h </w:instrText>
            </w:r>
            <w:r>
              <w:rPr>
                <w:noProof/>
                <w:webHidden/>
              </w:rPr>
            </w:r>
            <w:r>
              <w:rPr>
                <w:noProof/>
                <w:webHidden/>
              </w:rPr>
              <w:fldChar w:fldCharType="separate"/>
            </w:r>
            <w:r w:rsidR="0091643F">
              <w:rPr>
                <w:noProof/>
                <w:webHidden/>
              </w:rPr>
              <w:t>25</w:t>
            </w:r>
            <w:r>
              <w:rPr>
                <w:noProof/>
                <w:webHidden/>
              </w:rPr>
              <w:fldChar w:fldCharType="end"/>
            </w:r>
          </w:hyperlink>
        </w:p>
        <w:p w14:paraId="00800204" w14:textId="28E97033" w:rsidR="003D6569" w:rsidRDefault="003D6569">
          <w:pPr>
            <w:pStyle w:val="TOC1"/>
            <w:tabs>
              <w:tab w:val="right" w:leader="dot" w:pos="8630"/>
            </w:tabs>
            <w:rPr>
              <w:rFonts w:asciiTheme="minorHAnsi" w:hAnsiTheme="minorHAnsi"/>
              <w:noProof/>
              <w:kern w:val="2"/>
              <w:sz w:val="24"/>
              <w:szCs w:val="24"/>
              <w:lang w:bidi="he-IL"/>
              <w14:ligatures w14:val="standardContextual"/>
            </w:rPr>
          </w:pPr>
          <w:hyperlink w:anchor="_Toc222106953" w:history="1">
            <w:r w:rsidRPr="005F692D">
              <w:rPr>
                <w:rStyle w:val="Hyperlink"/>
                <w:noProof/>
              </w:rPr>
              <w:t>Document Approval</w:t>
            </w:r>
            <w:r>
              <w:rPr>
                <w:noProof/>
                <w:webHidden/>
              </w:rPr>
              <w:tab/>
            </w:r>
            <w:r>
              <w:rPr>
                <w:noProof/>
                <w:webHidden/>
              </w:rPr>
              <w:fldChar w:fldCharType="begin"/>
            </w:r>
            <w:r>
              <w:rPr>
                <w:noProof/>
                <w:webHidden/>
              </w:rPr>
              <w:instrText xml:space="preserve"> PAGEREF _Toc222106953 \h </w:instrText>
            </w:r>
            <w:r>
              <w:rPr>
                <w:noProof/>
                <w:webHidden/>
              </w:rPr>
            </w:r>
            <w:r>
              <w:rPr>
                <w:noProof/>
                <w:webHidden/>
              </w:rPr>
              <w:fldChar w:fldCharType="separate"/>
            </w:r>
            <w:r w:rsidR="0091643F">
              <w:rPr>
                <w:noProof/>
                <w:webHidden/>
              </w:rPr>
              <w:t>26</w:t>
            </w:r>
            <w:r>
              <w:rPr>
                <w:noProof/>
                <w:webHidden/>
              </w:rPr>
              <w:fldChar w:fldCharType="end"/>
            </w:r>
          </w:hyperlink>
        </w:p>
        <w:p w14:paraId="7E928D75" w14:textId="778A65A8" w:rsidR="003D6569" w:rsidRDefault="003D6569">
          <w:r>
            <w:rPr>
              <w:b/>
              <w:bCs/>
              <w:noProof/>
            </w:rPr>
            <w:fldChar w:fldCharType="end"/>
          </w:r>
        </w:p>
      </w:sdtContent>
    </w:sdt>
    <w:p w14:paraId="7CEE20AC" w14:textId="77777777" w:rsidR="00FA447F" w:rsidRDefault="000A54FD">
      <w:r>
        <w:br w:type="page"/>
      </w:r>
    </w:p>
    <w:p w14:paraId="566853E1" w14:textId="0A3165F7" w:rsidR="00FA447F" w:rsidRDefault="000A54FD">
      <w:pPr>
        <w:pStyle w:val="Heading1"/>
      </w:pPr>
      <w:bookmarkStart w:id="48" w:name="_Toc222106914"/>
      <w:r>
        <w:lastRenderedPageBreak/>
        <w:t>1. Introduction</w:t>
      </w:r>
      <w:bookmarkEnd w:id="48"/>
    </w:p>
    <w:p w14:paraId="3EDA4AEE" w14:textId="77777777" w:rsidR="00952CD9" w:rsidRDefault="000A54FD" w:rsidP="00952CD9">
      <w:pPr>
        <w:pStyle w:val="Heading2"/>
      </w:pPr>
      <w:bookmarkStart w:id="49" w:name="_Toc222106915"/>
      <w:r>
        <w:t xml:space="preserve">1.1 </w:t>
      </w:r>
      <w:r w:rsidR="00952CD9">
        <w:t>Purpose</w:t>
      </w:r>
      <w:bookmarkEnd w:id="49"/>
    </w:p>
    <w:p w14:paraId="577962DA" w14:textId="56DC824F" w:rsidR="00952CD9" w:rsidRPr="00952CD9" w:rsidRDefault="00952CD9" w:rsidP="00952CD9">
      <w:pPr>
        <w:pStyle w:val="FirstParagraph"/>
        <w:rPr>
          <w:szCs w:val="22"/>
        </w:rPr>
      </w:pPr>
      <w:r w:rsidRPr="00952CD9">
        <w:rPr>
          <w:szCs w:val="22"/>
        </w:rPr>
        <w:t>This Software Requirements Specification (SRS) document provides a complete description of all software requirements for the</w:t>
      </w:r>
      <w:r w:rsidRPr="001F3CD3">
        <w:rPr>
          <w:strike/>
          <w:szCs w:val="22"/>
          <w:rPrChange w:id="50" w:author="Roni Shamsian" w:date="2026-02-23T07:47:00Z" w16du:dateUtc="2026-02-23T05:47:00Z">
            <w:rPr>
              <w:szCs w:val="22"/>
            </w:rPr>
          </w:rPrChange>
        </w:rPr>
        <w:t xml:space="preserve"> Fuze</w:t>
      </w:r>
      <w:r w:rsidRPr="00952CD9">
        <w:rPr>
          <w:szCs w:val="22"/>
        </w:rPr>
        <w:t xml:space="preserve"> </w:t>
      </w:r>
      <w:ins w:id="51" w:author="Roni Shamsian" w:date="2026-02-23T07:47:00Z" w16du:dateUtc="2026-02-23T05:47:00Z">
        <w:r w:rsidR="001F3CD3">
          <w:rPr>
            <w:szCs w:val="22"/>
          </w:rPr>
          <w:t xml:space="preserve">Advance Noga </w:t>
        </w:r>
      </w:ins>
      <w:r w:rsidRPr="00952CD9">
        <w:rPr>
          <w:szCs w:val="22"/>
        </w:rPr>
        <w:t xml:space="preserve">Sensor system. This document is compliant with NATO Allied Ordnance Publication AOP-52 "Software Safety Assessment of </w:t>
      </w:r>
      <w:del w:id="52" w:author="Erez Shabtai" w:date="2026-03-09T10:43:00Z" w16du:dateUtc="2026-03-09T08:43:00Z">
        <w:r w:rsidRPr="00952CD9" w:rsidDel="00FC61AF">
          <w:rPr>
            <w:szCs w:val="22"/>
          </w:rPr>
          <w:delText>Defence</w:delText>
        </w:r>
      </w:del>
      <w:ins w:id="53" w:author="Erez Shabtai" w:date="2026-03-09T10:43:00Z" w16du:dateUtc="2026-03-09T08:43:00Z">
        <w:r w:rsidR="00FC61AF" w:rsidRPr="00952CD9">
          <w:rPr>
            <w:szCs w:val="22"/>
          </w:rPr>
          <w:t>Defense</w:t>
        </w:r>
      </w:ins>
      <w:r w:rsidRPr="00952CD9">
        <w:rPr>
          <w:szCs w:val="22"/>
        </w:rPr>
        <w:t xml:space="preserve"> Systems Containing Programmable Electronics."</w:t>
      </w:r>
    </w:p>
    <w:p w14:paraId="66D22F97" w14:textId="77777777" w:rsidR="00952CD9" w:rsidRDefault="00952CD9" w:rsidP="00952CD9">
      <w:pPr>
        <w:pStyle w:val="BodyText"/>
      </w:pPr>
      <w:r>
        <w:rPr>
          <w:b/>
          <w:bCs/>
        </w:rPr>
        <w:t>Intended Audience:</w:t>
      </w:r>
    </w:p>
    <w:p w14:paraId="2878B15D" w14:textId="77777777" w:rsidR="00952CD9" w:rsidRDefault="00952CD9" w:rsidP="00952CD9">
      <w:pPr>
        <w:numPr>
          <w:ilvl w:val="0"/>
          <w:numId w:val="18"/>
        </w:numPr>
        <w:spacing w:line="240" w:lineRule="auto"/>
      </w:pPr>
      <w:r>
        <w:t>Software developers</w:t>
      </w:r>
    </w:p>
    <w:p w14:paraId="3938F9C7" w14:textId="77777777" w:rsidR="00952CD9" w:rsidRDefault="00952CD9" w:rsidP="00952CD9">
      <w:pPr>
        <w:numPr>
          <w:ilvl w:val="0"/>
          <w:numId w:val="18"/>
        </w:numPr>
        <w:spacing w:line="240" w:lineRule="auto"/>
      </w:pPr>
      <w:r>
        <w:t>System engineers</w:t>
      </w:r>
    </w:p>
    <w:p w14:paraId="59D31B96" w14:textId="77777777" w:rsidR="00952CD9" w:rsidRDefault="00952CD9" w:rsidP="00952CD9">
      <w:pPr>
        <w:numPr>
          <w:ilvl w:val="0"/>
          <w:numId w:val="18"/>
        </w:numPr>
        <w:spacing w:line="240" w:lineRule="auto"/>
      </w:pPr>
      <w:r>
        <w:t>Safety engineers</w:t>
      </w:r>
    </w:p>
    <w:p w14:paraId="12D63099" w14:textId="77777777" w:rsidR="00952CD9" w:rsidRDefault="00952CD9" w:rsidP="00952CD9">
      <w:pPr>
        <w:numPr>
          <w:ilvl w:val="0"/>
          <w:numId w:val="18"/>
        </w:numPr>
        <w:spacing w:line="240" w:lineRule="auto"/>
      </w:pPr>
      <w:r>
        <w:t>Quality assurance personnel</w:t>
      </w:r>
    </w:p>
    <w:p w14:paraId="3E130EA9" w14:textId="77777777" w:rsidR="00952CD9" w:rsidRDefault="00952CD9" w:rsidP="00952CD9">
      <w:pPr>
        <w:numPr>
          <w:ilvl w:val="0"/>
          <w:numId w:val="18"/>
        </w:numPr>
        <w:spacing w:line="240" w:lineRule="auto"/>
      </w:pPr>
      <w:r>
        <w:t>Project managers</w:t>
      </w:r>
    </w:p>
    <w:p w14:paraId="7C264242" w14:textId="77777777" w:rsidR="00952CD9" w:rsidRDefault="00952CD9" w:rsidP="00952CD9">
      <w:pPr>
        <w:numPr>
          <w:ilvl w:val="0"/>
          <w:numId w:val="18"/>
        </w:numPr>
        <w:spacing w:line="240" w:lineRule="auto"/>
      </w:pPr>
      <w:r>
        <w:t>Certification authorities</w:t>
      </w:r>
    </w:p>
    <w:p w14:paraId="62C8C826" w14:textId="77777777" w:rsidR="00952CD9" w:rsidRDefault="00952CD9" w:rsidP="00952CD9">
      <w:pPr>
        <w:numPr>
          <w:ilvl w:val="0"/>
          <w:numId w:val="18"/>
        </w:numPr>
        <w:spacing w:line="240" w:lineRule="auto"/>
      </w:pPr>
      <w:r>
        <w:t>End users</w:t>
      </w:r>
    </w:p>
    <w:p w14:paraId="6072FBB5" w14:textId="77777777" w:rsidR="003D6569" w:rsidRDefault="003D6569" w:rsidP="003D6569">
      <w:pPr>
        <w:spacing w:line="240" w:lineRule="auto"/>
      </w:pPr>
    </w:p>
    <w:p w14:paraId="4BB3427B" w14:textId="77777777" w:rsidR="00952CD9" w:rsidRDefault="00952CD9" w:rsidP="00952CD9">
      <w:pPr>
        <w:pStyle w:val="Heading2"/>
      </w:pPr>
      <w:bookmarkStart w:id="54" w:name="_Toc222106916"/>
      <w:bookmarkStart w:id="55" w:name="scope"/>
      <w:r>
        <w:t>1.2 Scope</w:t>
      </w:r>
      <w:bookmarkEnd w:id="54"/>
    </w:p>
    <w:p w14:paraId="370A3902" w14:textId="277BDA0A" w:rsidR="00952CD9" w:rsidRPr="00952CD9" w:rsidRDefault="00952CD9" w:rsidP="00952CD9">
      <w:pPr>
        <w:pStyle w:val="FirstParagraph"/>
        <w:rPr>
          <w:szCs w:val="22"/>
        </w:rPr>
      </w:pPr>
      <w:r w:rsidRPr="00952CD9">
        <w:rPr>
          <w:b/>
          <w:bCs/>
          <w:szCs w:val="22"/>
        </w:rPr>
        <w:t>Software Product Name:</w:t>
      </w:r>
      <w:r w:rsidRPr="00952CD9">
        <w:rPr>
          <w:szCs w:val="22"/>
        </w:rPr>
        <w:t xml:space="preserve"> </w:t>
      </w:r>
      <w:del w:id="56" w:author="Erez Shabtai" w:date="2026-03-09T10:29:00Z" w16du:dateUtc="2026-03-09T08:29:00Z">
        <w:r w:rsidRPr="00952CD9" w:rsidDel="00523CD5">
          <w:rPr>
            <w:szCs w:val="22"/>
          </w:rPr>
          <w:delText xml:space="preserve">Fuze </w:delText>
        </w:r>
      </w:del>
      <w:ins w:id="57" w:author="Erez Shabtai" w:date="2026-03-09T10:29:00Z" w16du:dateUtc="2026-03-09T08:29:00Z">
        <w:r w:rsidR="00523CD5">
          <w:rPr>
            <w:szCs w:val="22"/>
          </w:rPr>
          <w:t>Advance Noga</w:t>
        </w:r>
        <w:r w:rsidR="00523CD5" w:rsidRPr="00952CD9">
          <w:rPr>
            <w:szCs w:val="22"/>
          </w:rPr>
          <w:t xml:space="preserve"> </w:t>
        </w:r>
      </w:ins>
      <w:r w:rsidRPr="00952CD9">
        <w:rPr>
          <w:szCs w:val="22"/>
        </w:rPr>
        <w:t>Sensor</w:t>
      </w:r>
    </w:p>
    <w:p w14:paraId="1E39D0C7" w14:textId="77777777" w:rsidR="00952CD9" w:rsidRDefault="00952CD9" w:rsidP="00952CD9">
      <w:pPr>
        <w:pStyle w:val="BodyText"/>
        <w:rPr>
          <w:b/>
          <w:bCs/>
        </w:rPr>
      </w:pPr>
      <w:r>
        <w:rPr>
          <w:b/>
          <w:bCs/>
        </w:rPr>
        <w:t>Product Description:</w:t>
      </w:r>
    </w:p>
    <w:p w14:paraId="5C1C40A1" w14:textId="77777777" w:rsidR="003D6569" w:rsidRDefault="003D6569" w:rsidP="00952CD9">
      <w:pPr>
        <w:pStyle w:val="BodyText"/>
      </w:pPr>
    </w:p>
    <w:p w14:paraId="2B0B2DF9" w14:textId="77777777" w:rsidR="00952CD9" w:rsidRDefault="00952CD9" w:rsidP="00952CD9">
      <w:pPr>
        <w:pStyle w:val="BodyText"/>
      </w:pPr>
      <w:r>
        <w:t>The sensor has an electrical interface with the weapon system, which is carried out through a 13-pin connector located on the sensor. Through this connector, the weapon system provides operating voltage to the sensor, sends commands to the sensor, and receives responses from it. Communication is based on the master/slave principle, with the weapon system serving as the master and the sensor as the slave. The communication channel is a two-way serial asynchronous communication channel according to the RS-422 standard.</w:t>
      </w:r>
    </w:p>
    <w:p w14:paraId="66EF6E77" w14:textId="77777777" w:rsidR="00952CD9" w:rsidRDefault="00952CD9" w:rsidP="00952CD9">
      <w:pPr>
        <w:pStyle w:val="BodyText"/>
      </w:pPr>
      <w:r>
        <w:t xml:space="preserve">The sensor has an additional electrical interface, facing the fuze installed in the system, which allows the sensor to directly provide an activation signal to the fuze with the required height identification. </w:t>
      </w:r>
      <w:commentRangeStart w:id="58"/>
      <w:r>
        <w:t>This interface uses the same 13-pin connector, with the system node routing the activation signal to the fuze connector.</w:t>
      </w:r>
      <w:commentRangeEnd w:id="58"/>
      <w:r w:rsidR="00541D5E">
        <w:rPr>
          <w:rStyle w:val="CommentReference"/>
          <w:sz w:val="22"/>
          <w:szCs w:val="22"/>
        </w:rPr>
        <w:commentReference w:id="58"/>
      </w:r>
    </w:p>
    <w:p w14:paraId="0A6DB03D" w14:textId="77777777" w:rsidR="00952CD9" w:rsidRDefault="00952CD9" w:rsidP="00952CD9">
      <w:pPr>
        <w:pStyle w:val="BodyText"/>
      </w:pPr>
      <w:r>
        <w:rPr>
          <w:b/>
          <w:bCs/>
        </w:rPr>
        <w:t>Safety Criticality:</w:t>
      </w:r>
    </w:p>
    <w:p w14:paraId="2D0EC1F1" w14:textId="77777777" w:rsidR="00952CD9" w:rsidRDefault="00952CD9" w:rsidP="00952CD9">
      <w:pPr>
        <w:pStyle w:val="BodyText"/>
      </w:pPr>
      <w:r>
        <w:t>This software is classified as SIL-3 (IEC 61508) and SSCI-2 (AOP-52).</w:t>
      </w:r>
    </w:p>
    <w:p w14:paraId="5D112D19" w14:textId="2126D5FE" w:rsidR="00FA447F" w:rsidDel="0026601D" w:rsidRDefault="000A54FD" w:rsidP="00952CD9">
      <w:pPr>
        <w:pStyle w:val="Heading2"/>
        <w:rPr>
          <w:del w:id="59" w:author="Erez Shabtai" w:date="2026-02-22T22:03:00Z" w16du:dateUtc="2026-02-22T20:03:00Z"/>
        </w:rPr>
      </w:pPr>
      <w:bookmarkStart w:id="60" w:name="_Toc222106917"/>
      <w:bookmarkEnd w:id="55"/>
      <w:del w:id="61" w:author="Erez Shabtai" w:date="2026-02-22T22:03:00Z" w16du:dateUtc="2026-02-22T20:03:00Z">
        <w:r w:rsidDel="0026601D">
          <w:lastRenderedPageBreak/>
          <w:delText>1.3 Definitions, Acronyms, and Abbreviations</w:delText>
        </w:r>
        <w:bookmarkEnd w:id="60"/>
      </w:del>
    </w:p>
    <w:tbl>
      <w:tblPr>
        <w:tblStyle w:val="LightGrid-Accent1"/>
        <w:tblW w:w="0" w:type="auto"/>
        <w:tblLook w:val="04A0" w:firstRow="1" w:lastRow="0" w:firstColumn="1" w:lastColumn="0" w:noHBand="0" w:noVBand="1"/>
      </w:tblPr>
      <w:tblGrid>
        <w:gridCol w:w="4307"/>
        <w:gridCol w:w="4313"/>
      </w:tblGrid>
      <w:tr w:rsidR="00FA447F" w:rsidDel="0026601D" w14:paraId="038FAE6D" w14:textId="2C9D4727" w:rsidTr="00FA447F">
        <w:trPr>
          <w:cnfStyle w:val="100000000000" w:firstRow="1" w:lastRow="0" w:firstColumn="0" w:lastColumn="0" w:oddVBand="0" w:evenVBand="0" w:oddHBand="0" w:evenHBand="0" w:firstRowFirstColumn="0" w:firstRowLastColumn="0" w:lastRowFirstColumn="0" w:lastRowLastColumn="0"/>
          <w:del w:id="6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76FBF956" w14:textId="25B78F7D" w:rsidR="00FA447F" w:rsidDel="0026601D" w:rsidRDefault="000A54FD">
            <w:pPr>
              <w:rPr>
                <w:del w:id="63" w:author="Erez Shabtai" w:date="2026-02-22T22:03:00Z" w16du:dateUtc="2026-02-22T20:03:00Z"/>
              </w:rPr>
            </w:pPr>
            <w:del w:id="64" w:author="Erez Shabtai" w:date="2026-02-22T22:03:00Z" w16du:dateUtc="2026-02-22T20:03:00Z">
              <w:r w:rsidDel="0026601D">
                <w:delText>Term/Acronym</w:delText>
              </w:r>
            </w:del>
          </w:p>
        </w:tc>
        <w:tc>
          <w:tcPr>
            <w:tcW w:w="4320" w:type="dxa"/>
          </w:tcPr>
          <w:p w14:paraId="3B994F9B" w14:textId="77239F25" w:rsidR="00FA447F" w:rsidDel="0026601D" w:rsidRDefault="000A54FD">
            <w:pPr>
              <w:cnfStyle w:val="100000000000" w:firstRow="1" w:lastRow="0" w:firstColumn="0" w:lastColumn="0" w:oddVBand="0" w:evenVBand="0" w:oddHBand="0" w:evenHBand="0" w:firstRowFirstColumn="0" w:firstRowLastColumn="0" w:lastRowFirstColumn="0" w:lastRowLastColumn="0"/>
              <w:rPr>
                <w:del w:id="65" w:author="Erez Shabtai" w:date="2026-02-22T22:03:00Z" w16du:dateUtc="2026-02-22T20:03:00Z"/>
              </w:rPr>
            </w:pPr>
            <w:del w:id="66" w:author="Erez Shabtai" w:date="2026-02-22T22:03:00Z" w16du:dateUtc="2026-02-22T20:03:00Z">
              <w:r w:rsidDel="0026601D">
                <w:delText>Definition</w:delText>
              </w:r>
            </w:del>
          </w:p>
        </w:tc>
      </w:tr>
      <w:tr w:rsidR="00952CD9" w:rsidDel="0026601D" w14:paraId="67846C6D" w14:textId="4893A47C" w:rsidTr="00FA447F">
        <w:trPr>
          <w:cnfStyle w:val="000000100000" w:firstRow="0" w:lastRow="0" w:firstColumn="0" w:lastColumn="0" w:oddVBand="0" w:evenVBand="0" w:oddHBand="1" w:evenHBand="0" w:firstRowFirstColumn="0" w:firstRowLastColumn="0" w:lastRowFirstColumn="0" w:lastRowLastColumn="0"/>
          <w:del w:id="6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3A233928" w14:textId="5303A03A" w:rsidR="00952CD9" w:rsidDel="0026601D" w:rsidRDefault="00952CD9" w:rsidP="00952CD9">
            <w:pPr>
              <w:rPr>
                <w:del w:id="68" w:author="Erez Shabtai" w:date="2026-02-22T22:03:00Z" w16du:dateUtc="2026-02-22T20:03:00Z"/>
              </w:rPr>
            </w:pPr>
            <w:del w:id="69" w:author="Erez Shabtai" w:date="2026-02-22T22:03:00Z" w16du:dateUtc="2026-02-22T20:03:00Z">
              <w:r w:rsidDel="0026601D">
                <w:delText>ADC</w:delText>
              </w:r>
            </w:del>
          </w:p>
        </w:tc>
        <w:tc>
          <w:tcPr>
            <w:tcW w:w="4320" w:type="dxa"/>
          </w:tcPr>
          <w:p w14:paraId="745477CA" w14:textId="62FE15B5"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70" w:author="Erez Shabtai" w:date="2026-02-22T22:03:00Z" w16du:dateUtc="2026-02-22T20:03:00Z"/>
              </w:rPr>
            </w:pPr>
            <w:del w:id="71" w:author="Erez Shabtai" w:date="2026-02-22T22:03:00Z" w16du:dateUtc="2026-02-22T20:03:00Z">
              <w:r w:rsidDel="0026601D">
                <w:delText>Analog-to-Digital Converter</w:delText>
              </w:r>
            </w:del>
          </w:p>
        </w:tc>
      </w:tr>
      <w:tr w:rsidR="00952CD9" w:rsidDel="0026601D" w14:paraId="49377BC4" w14:textId="7394335F" w:rsidTr="00FA447F">
        <w:trPr>
          <w:cnfStyle w:val="000000010000" w:firstRow="0" w:lastRow="0" w:firstColumn="0" w:lastColumn="0" w:oddVBand="0" w:evenVBand="0" w:oddHBand="0" w:evenHBand="1" w:firstRowFirstColumn="0" w:firstRowLastColumn="0" w:lastRowFirstColumn="0" w:lastRowLastColumn="0"/>
          <w:del w:id="7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E408F1A" w14:textId="7691BFC8" w:rsidR="00952CD9" w:rsidDel="0026601D" w:rsidRDefault="00952CD9" w:rsidP="00952CD9">
            <w:pPr>
              <w:rPr>
                <w:del w:id="73" w:author="Erez Shabtai" w:date="2026-02-22T22:03:00Z" w16du:dateUtc="2026-02-22T20:03:00Z"/>
              </w:rPr>
            </w:pPr>
            <w:del w:id="74" w:author="Erez Shabtai" w:date="2026-02-22T22:03:00Z" w16du:dateUtc="2026-02-22T20:03:00Z">
              <w:r w:rsidDel="0026601D">
                <w:delText>API</w:delText>
              </w:r>
            </w:del>
          </w:p>
        </w:tc>
        <w:tc>
          <w:tcPr>
            <w:tcW w:w="4320" w:type="dxa"/>
          </w:tcPr>
          <w:p w14:paraId="6DBEBBCC" w14:textId="0DF7B981"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75" w:author="Erez Shabtai" w:date="2026-02-22T22:03:00Z" w16du:dateUtc="2026-02-22T20:03:00Z"/>
              </w:rPr>
            </w:pPr>
            <w:del w:id="76" w:author="Erez Shabtai" w:date="2026-02-22T22:03:00Z" w16du:dateUtc="2026-02-22T20:03:00Z">
              <w:r w:rsidDel="0026601D">
                <w:delText>Application Programming Interface</w:delText>
              </w:r>
            </w:del>
          </w:p>
        </w:tc>
      </w:tr>
      <w:tr w:rsidR="00952CD9" w:rsidDel="0026601D" w14:paraId="70707D0C" w14:textId="68F23031" w:rsidTr="00FA447F">
        <w:trPr>
          <w:cnfStyle w:val="000000100000" w:firstRow="0" w:lastRow="0" w:firstColumn="0" w:lastColumn="0" w:oddVBand="0" w:evenVBand="0" w:oddHBand="1" w:evenHBand="0" w:firstRowFirstColumn="0" w:firstRowLastColumn="0" w:lastRowFirstColumn="0" w:lastRowLastColumn="0"/>
          <w:del w:id="7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7093F560" w14:textId="32D5EDCD" w:rsidR="00952CD9" w:rsidDel="0026601D" w:rsidRDefault="00952CD9" w:rsidP="00952CD9">
            <w:pPr>
              <w:rPr>
                <w:del w:id="78" w:author="Erez Shabtai" w:date="2026-02-22T22:03:00Z" w16du:dateUtc="2026-02-22T20:03:00Z"/>
              </w:rPr>
            </w:pPr>
            <w:del w:id="79" w:author="Erez Shabtai" w:date="2026-02-22T22:03:00Z" w16du:dateUtc="2026-02-22T20:03:00Z">
              <w:r w:rsidDel="0026601D">
                <w:delText>AOP-52</w:delText>
              </w:r>
            </w:del>
          </w:p>
        </w:tc>
        <w:tc>
          <w:tcPr>
            <w:tcW w:w="4320" w:type="dxa"/>
          </w:tcPr>
          <w:p w14:paraId="773968A5" w14:textId="1C1EE98B"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80" w:author="Erez Shabtai" w:date="2026-02-22T22:03:00Z" w16du:dateUtc="2026-02-22T20:03:00Z"/>
              </w:rPr>
            </w:pPr>
            <w:del w:id="81" w:author="Erez Shabtai" w:date="2026-02-22T22:03:00Z" w16du:dateUtc="2026-02-22T20:03:00Z">
              <w:r w:rsidDel="0026601D">
                <w:delText>Allied Ordnance Publication 52 - Software Safety Assessment</w:delText>
              </w:r>
            </w:del>
          </w:p>
        </w:tc>
      </w:tr>
      <w:tr w:rsidR="00952CD9" w:rsidDel="0026601D" w14:paraId="7C8FAA4B" w14:textId="5204905F" w:rsidTr="00FA447F">
        <w:trPr>
          <w:cnfStyle w:val="000000010000" w:firstRow="0" w:lastRow="0" w:firstColumn="0" w:lastColumn="0" w:oddVBand="0" w:evenVBand="0" w:oddHBand="0" w:evenHBand="1" w:firstRowFirstColumn="0" w:firstRowLastColumn="0" w:lastRowFirstColumn="0" w:lastRowLastColumn="0"/>
          <w:del w:id="8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267A1FFC" w14:textId="77C87AAC" w:rsidR="00952CD9" w:rsidDel="0026601D" w:rsidRDefault="00952CD9" w:rsidP="00952CD9">
            <w:pPr>
              <w:rPr>
                <w:del w:id="83" w:author="Erez Shabtai" w:date="2026-02-22T22:03:00Z" w16du:dateUtc="2026-02-22T20:03:00Z"/>
              </w:rPr>
            </w:pPr>
            <w:del w:id="84" w:author="Erez Shabtai" w:date="2026-02-22T22:03:00Z" w16du:dateUtc="2026-02-22T20:03:00Z">
              <w:r w:rsidDel="0026601D">
                <w:delText>BIT</w:delText>
              </w:r>
            </w:del>
          </w:p>
        </w:tc>
        <w:tc>
          <w:tcPr>
            <w:tcW w:w="4320" w:type="dxa"/>
          </w:tcPr>
          <w:p w14:paraId="3629CC4E" w14:textId="4EC761ED"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85" w:author="Erez Shabtai" w:date="2026-02-22T22:03:00Z" w16du:dateUtc="2026-02-22T20:03:00Z"/>
              </w:rPr>
            </w:pPr>
            <w:del w:id="86" w:author="Erez Shabtai" w:date="2026-02-22T22:03:00Z" w16du:dateUtc="2026-02-22T20:03:00Z">
              <w:r w:rsidDel="0026601D">
                <w:delText>Built-In Test</w:delText>
              </w:r>
            </w:del>
          </w:p>
        </w:tc>
      </w:tr>
      <w:tr w:rsidR="00952CD9" w:rsidDel="0026601D" w14:paraId="474DBD80" w14:textId="0C34CB63" w:rsidTr="00FA447F">
        <w:trPr>
          <w:cnfStyle w:val="000000100000" w:firstRow="0" w:lastRow="0" w:firstColumn="0" w:lastColumn="0" w:oddVBand="0" w:evenVBand="0" w:oddHBand="1" w:evenHBand="0" w:firstRowFirstColumn="0" w:firstRowLastColumn="0" w:lastRowFirstColumn="0" w:lastRowLastColumn="0"/>
          <w:del w:id="8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2E84F6E8" w14:textId="2E1D10BB" w:rsidR="00952CD9" w:rsidDel="0026601D" w:rsidRDefault="00952CD9" w:rsidP="00952CD9">
            <w:pPr>
              <w:rPr>
                <w:del w:id="88" w:author="Erez Shabtai" w:date="2026-02-22T22:03:00Z" w16du:dateUtc="2026-02-22T20:03:00Z"/>
              </w:rPr>
            </w:pPr>
            <w:del w:id="89" w:author="Erez Shabtai" w:date="2026-02-22T22:03:00Z" w16du:dateUtc="2026-02-22T20:03:00Z">
              <w:r w:rsidDel="0026601D">
                <w:delText>CLI</w:delText>
              </w:r>
            </w:del>
          </w:p>
        </w:tc>
        <w:tc>
          <w:tcPr>
            <w:tcW w:w="4320" w:type="dxa"/>
          </w:tcPr>
          <w:p w14:paraId="3E00FF45" w14:textId="1FD6BD9C"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90" w:author="Erez Shabtai" w:date="2026-02-22T22:03:00Z" w16du:dateUtc="2026-02-22T20:03:00Z"/>
              </w:rPr>
            </w:pPr>
            <w:del w:id="91" w:author="Erez Shabtai" w:date="2026-02-22T22:03:00Z" w16du:dateUtc="2026-02-22T20:03:00Z">
              <w:r w:rsidDel="0026601D">
                <w:delText>Command Line Interface</w:delText>
              </w:r>
            </w:del>
          </w:p>
        </w:tc>
      </w:tr>
      <w:tr w:rsidR="00952CD9" w:rsidDel="0026601D" w14:paraId="3655F281" w14:textId="56D0A168" w:rsidTr="00FA447F">
        <w:trPr>
          <w:cnfStyle w:val="000000010000" w:firstRow="0" w:lastRow="0" w:firstColumn="0" w:lastColumn="0" w:oddVBand="0" w:evenVBand="0" w:oddHBand="0" w:evenHBand="1" w:firstRowFirstColumn="0" w:firstRowLastColumn="0" w:lastRowFirstColumn="0" w:lastRowLastColumn="0"/>
          <w:del w:id="9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0C6BC3A0" w14:textId="107EB4F0" w:rsidR="00952CD9" w:rsidDel="0026601D" w:rsidRDefault="00952CD9" w:rsidP="00952CD9">
            <w:pPr>
              <w:rPr>
                <w:del w:id="93" w:author="Erez Shabtai" w:date="2026-02-22T22:03:00Z" w16du:dateUtc="2026-02-22T20:03:00Z"/>
              </w:rPr>
            </w:pPr>
            <w:del w:id="94" w:author="Erez Shabtai" w:date="2026-02-22T22:03:00Z" w16du:dateUtc="2026-02-22T20:03:00Z">
              <w:r w:rsidDel="0026601D">
                <w:delText>DMA</w:delText>
              </w:r>
            </w:del>
          </w:p>
        </w:tc>
        <w:tc>
          <w:tcPr>
            <w:tcW w:w="4320" w:type="dxa"/>
          </w:tcPr>
          <w:p w14:paraId="1D3C88B9" w14:textId="029CDCD6"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95" w:author="Erez Shabtai" w:date="2026-02-22T22:03:00Z" w16du:dateUtc="2026-02-22T20:03:00Z"/>
              </w:rPr>
            </w:pPr>
            <w:del w:id="96" w:author="Erez Shabtai" w:date="2026-02-22T22:03:00Z" w16du:dateUtc="2026-02-22T20:03:00Z">
              <w:r w:rsidDel="0026601D">
                <w:delText>Direct Memory Access</w:delText>
              </w:r>
            </w:del>
          </w:p>
        </w:tc>
      </w:tr>
      <w:tr w:rsidR="00952CD9" w:rsidDel="0026601D" w14:paraId="1C4B548E" w14:textId="73002ED6" w:rsidTr="00F43A21">
        <w:trPr>
          <w:cnfStyle w:val="000000100000" w:firstRow="0" w:lastRow="0" w:firstColumn="0" w:lastColumn="0" w:oddVBand="0" w:evenVBand="0" w:oddHBand="1" w:evenHBand="0" w:firstRowFirstColumn="0" w:firstRowLastColumn="0" w:lastRowFirstColumn="0" w:lastRowLastColumn="0"/>
          <w:del w:id="9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0DE51B5D" w14:textId="7F44D9E9" w:rsidR="00952CD9" w:rsidDel="0026601D" w:rsidRDefault="00952CD9" w:rsidP="00952CD9">
            <w:pPr>
              <w:rPr>
                <w:del w:id="98" w:author="Erez Shabtai" w:date="2026-02-22T22:03:00Z" w16du:dateUtc="2026-02-22T20:03:00Z"/>
              </w:rPr>
            </w:pPr>
            <w:del w:id="99" w:author="Erez Shabtai" w:date="2026-02-22T22:03:00Z" w16du:dateUtc="2026-02-22T20:03:00Z">
              <w:r w:rsidDel="0026601D">
                <w:delText>FFT</w:delText>
              </w:r>
            </w:del>
          </w:p>
        </w:tc>
        <w:tc>
          <w:tcPr>
            <w:tcW w:w="4320" w:type="dxa"/>
          </w:tcPr>
          <w:p w14:paraId="29577C61" w14:textId="42E1FEFE"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00" w:author="Erez Shabtai" w:date="2026-02-22T22:03:00Z" w16du:dateUtc="2026-02-22T20:03:00Z"/>
              </w:rPr>
            </w:pPr>
            <w:del w:id="101" w:author="Erez Shabtai" w:date="2026-02-22T22:03:00Z" w16du:dateUtc="2026-02-22T20:03:00Z">
              <w:r w:rsidDel="0026601D">
                <w:delText>Fast Fourier Transform</w:delText>
              </w:r>
            </w:del>
          </w:p>
        </w:tc>
      </w:tr>
      <w:tr w:rsidR="00952CD9" w:rsidDel="0026601D" w14:paraId="40631F36" w14:textId="3D15AAA5" w:rsidTr="00F43A21">
        <w:trPr>
          <w:cnfStyle w:val="000000010000" w:firstRow="0" w:lastRow="0" w:firstColumn="0" w:lastColumn="0" w:oddVBand="0" w:evenVBand="0" w:oddHBand="0" w:evenHBand="1" w:firstRowFirstColumn="0" w:firstRowLastColumn="0" w:lastRowFirstColumn="0" w:lastRowLastColumn="0"/>
          <w:del w:id="10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10F791B9" w14:textId="6875B493" w:rsidR="00952CD9" w:rsidDel="0026601D" w:rsidRDefault="00952CD9" w:rsidP="00952CD9">
            <w:pPr>
              <w:rPr>
                <w:del w:id="103" w:author="Erez Shabtai" w:date="2026-02-22T22:03:00Z" w16du:dateUtc="2026-02-22T20:03:00Z"/>
              </w:rPr>
            </w:pPr>
            <w:del w:id="104" w:author="Erez Shabtai" w:date="2026-02-22T22:03:00Z" w16du:dateUtc="2026-02-22T20:03:00Z">
              <w:r w:rsidDel="0026601D">
                <w:delText>FMEA</w:delText>
              </w:r>
            </w:del>
          </w:p>
        </w:tc>
        <w:tc>
          <w:tcPr>
            <w:tcW w:w="4320" w:type="dxa"/>
          </w:tcPr>
          <w:p w14:paraId="049E1A49" w14:textId="5E8F5DFD"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05" w:author="Erez Shabtai" w:date="2026-02-22T22:03:00Z" w16du:dateUtc="2026-02-22T20:03:00Z"/>
              </w:rPr>
            </w:pPr>
            <w:del w:id="106" w:author="Erez Shabtai" w:date="2026-02-22T22:03:00Z" w16du:dateUtc="2026-02-22T20:03:00Z">
              <w:r w:rsidDel="0026601D">
                <w:delText>Failure Mode and Effects Analysis</w:delText>
              </w:r>
            </w:del>
          </w:p>
        </w:tc>
      </w:tr>
      <w:tr w:rsidR="00952CD9" w:rsidDel="0026601D" w14:paraId="772AA010" w14:textId="030102BA" w:rsidTr="00F43A21">
        <w:trPr>
          <w:cnfStyle w:val="000000100000" w:firstRow="0" w:lastRow="0" w:firstColumn="0" w:lastColumn="0" w:oddVBand="0" w:evenVBand="0" w:oddHBand="1" w:evenHBand="0" w:firstRowFirstColumn="0" w:firstRowLastColumn="0" w:lastRowFirstColumn="0" w:lastRowLastColumn="0"/>
          <w:del w:id="10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68F679F3" w14:textId="57A8D9FF" w:rsidR="00952CD9" w:rsidDel="0026601D" w:rsidRDefault="00952CD9" w:rsidP="00952CD9">
            <w:pPr>
              <w:rPr>
                <w:del w:id="108" w:author="Erez Shabtai" w:date="2026-02-22T22:03:00Z" w16du:dateUtc="2026-02-22T20:03:00Z"/>
              </w:rPr>
            </w:pPr>
            <w:del w:id="109" w:author="Erez Shabtai" w:date="2026-02-22T22:03:00Z" w16du:dateUtc="2026-02-22T20:03:00Z">
              <w:r w:rsidDel="0026601D">
                <w:delText>FRAM</w:delText>
              </w:r>
            </w:del>
          </w:p>
        </w:tc>
        <w:tc>
          <w:tcPr>
            <w:tcW w:w="4320" w:type="dxa"/>
          </w:tcPr>
          <w:p w14:paraId="52B14ED8" w14:textId="773D3AAD"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10" w:author="Erez Shabtai" w:date="2026-02-22T22:03:00Z" w16du:dateUtc="2026-02-22T20:03:00Z"/>
              </w:rPr>
            </w:pPr>
            <w:del w:id="111" w:author="Erez Shabtai" w:date="2026-02-22T22:03:00Z" w16du:dateUtc="2026-02-22T20:03:00Z">
              <w:r w:rsidDel="0026601D">
                <w:delText>Ferroelectric Random Access Memory</w:delText>
              </w:r>
            </w:del>
          </w:p>
        </w:tc>
      </w:tr>
      <w:tr w:rsidR="00952CD9" w:rsidDel="0026601D" w14:paraId="75F5DB11" w14:textId="226F6AE4" w:rsidTr="00F43A21">
        <w:trPr>
          <w:cnfStyle w:val="000000010000" w:firstRow="0" w:lastRow="0" w:firstColumn="0" w:lastColumn="0" w:oddVBand="0" w:evenVBand="0" w:oddHBand="0" w:evenHBand="1" w:firstRowFirstColumn="0" w:firstRowLastColumn="0" w:lastRowFirstColumn="0" w:lastRowLastColumn="0"/>
          <w:del w:id="11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394B7FB9" w14:textId="1516ABBB" w:rsidR="00952CD9" w:rsidDel="0026601D" w:rsidRDefault="00952CD9" w:rsidP="00952CD9">
            <w:pPr>
              <w:rPr>
                <w:del w:id="113" w:author="Erez Shabtai" w:date="2026-02-22T22:03:00Z" w16du:dateUtc="2026-02-22T20:03:00Z"/>
              </w:rPr>
            </w:pPr>
            <w:del w:id="114" w:author="Erez Shabtai" w:date="2026-02-22T22:03:00Z" w16du:dateUtc="2026-02-22T20:03:00Z">
              <w:r w:rsidDel="0026601D">
                <w:delText>FTA</w:delText>
              </w:r>
            </w:del>
          </w:p>
        </w:tc>
        <w:tc>
          <w:tcPr>
            <w:tcW w:w="4320" w:type="dxa"/>
          </w:tcPr>
          <w:p w14:paraId="206FA411" w14:textId="631E74B0"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15" w:author="Erez Shabtai" w:date="2026-02-22T22:03:00Z" w16du:dateUtc="2026-02-22T20:03:00Z"/>
              </w:rPr>
            </w:pPr>
            <w:del w:id="116" w:author="Erez Shabtai" w:date="2026-02-22T22:03:00Z" w16du:dateUtc="2026-02-22T20:03:00Z">
              <w:r w:rsidDel="0026601D">
                <w:delText>Fault Tree Analysis</w:delText>
              </w:r>
            </w:del>
          </w:p>
        </w:tc>
      </w:tr>
      <w:tr w:rsidR="00952CD9" w:rsidDel="0026601D" w14:paraId="1B5EB08A" w14:textId="497DA6DD" w:rsidTr="00F43A21">
        <w:trPr>
          <w:cnfStyle w:val="000000100000" w:firstRow="0" w:lastRow="0" w:firstColumn="0" w:lastColumn="0" w:oddVBand="0" w:evenVBand="0" w:oddHBand="1" w:evenHBand="0" w:firstRowFirstColumn="0" w:firstRowLastColumn="0" w:lastRowFirstColumn="0" w:lastRowLastColumn="0"/>
          <w:del w:id="11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4EB7D489" w14:textId="541C7BFC" w:rsidR="00952CD9" w:rsidDel="0026601D" w:rsidRDefault="00952CD9" w:rsidP="00952CD9">
            <w:pPr>
              <w:rPr>
                <w:del w:id="118" w:author="Erez Shabtai" w:date="2026-02-22T22:03:00Z" w16du:dateUtc="2026-02-22T20:03:00Z"/>
              </w:rPr>
            </w:pPr>
            <w:del w:id="119" w:author="Erez Shabtai" w:date="2026-02-22T22:03:00Z" w16du:dateUtc="2026-02-22T20:03:00Z">
              <w:r w:rsidDel="0026601D">
                <w:delText>GPIO</w:delText>
              </w:r>
            </w:del>
          </w:p>
        </w:tc>
        <w:tc>
          <w:tcPr>
            <w:tcW w:w="4320" w:type="dxa"/>
          </w:tcPr>
          <w:p w14:paraId="7D615DF6" w14:textId="584E28BC"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20" w:author="Erez Shabtai" w:date="2026-02-22T22:03:00Z" w16du:dateUtc="2026-02-22T20:03:00Z"/>
              </w:rPr>
            </w:pPr>
            <w:del w:id="121" w:author="Erez Shabtai" w:date="2026-02-22T22:03:00Z" w16du:dateUtc="2026-02-22T20:03:00Z">
              <w:r w:rsidDel="0026601D">
                <w:delText>General Purpose Input/Output</w:delText>
              </w:r>
            </w:del>
          </w:p>
        </w:tc>
      </w:tr>
      <w:tr w:rsidR="00952CD9" w:rsidDel="0026601D" w14:paraId="2A24376C" w14:textId="5BDCE86C" w:rsidTr="00F43A21">
        <w:trPr>
          <w:cnfStyle w:val="000000010000" w:firstRow="0" w:lastRow="0" w:firstColumn="0" w:lastColumn="0" w:oddVBand="0" w:evenVBand="0" w:oddHBand="0" w:evenHBand="1" w:firstRowFirstColumn="0" w:firstRowLastColumn="0" w:lastRowFirstColumn="0" w:lastRowLastColumn="0"/>
          <w:del w:id="12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1AA74F83" w14:textId="1D3A7D47" w:rsidR="00952CD9" w:rsidDel="0026601D" w:rsidRDefault="00952CD9" w:rsidP="00952CD9">
            <w:pPr>
              <w:rPr>
                <w:del w:id="123" w:author="Erez Shabtai" w:date="2026-02-22T22:03:00Z" w16du:dateUtc="2026-02-22T20:03:00Z"/>
              </w:rPr>
            </w:pPr>
            <w:del w:id="124" w:author="Erez Shabtai" w:date="2026-02-22T22:03:00Z" w16du:dateUtc="2026-02-22T20:03:00Z">
              <w:r w:rsidDel="0026601D">
                <w:delText>HAL</w:delText>
              </w:r>
            </w:del>
          </w:p>
        </w:tc>
        <w:tc>
          <w:tcPr>
            <w:tcW w:w="4320" w:type="dxa"/>
          </w:tcPr>
          <w:p w14:paraId="1FA222F8" w14:textId="4D3DEDE9"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25" w:author="Erez Shabtai" w:date="2026-02-22T22:03:00Z" w16du:dateUtc="2026-02-22T20:03:00Z"/>
              </w:rPr>
            </w:pPr>
            <w:del w:id="126" w:author="Erez Shabtai" w:date="2026-02-22T22:03:00Z" w16du:dateUtc="2026-02-22T20:03:00Z">
              <w:r w:rsidDel="0026601D">
                <w:delText>Hardware Abstraction Layer</w:delText>
              </w:r>
            </w:del>
          </w:p>
        </w:tc>
      </w:tr>
      <w:tr w:rsidR="00952CD9" w:rsidDel="0026601D" w14:paraId="4C6134B5" w14:textId="6C163937" w:rsidTr="00F43A21">
        <w:trPr>
          <w:cnfStyle w:val="000000100000" w:firstRow="0" w:lastRow="0" w:firstColumn="0" w:lastColumn="0" w:oddVBand="0" w:evenVBand="0" w:oddHBand="1" w:evenHBand="0" w:firstRowFirstColumn="0" w:firstRowLastColumn="0" w:lastRowFirstColumn="0" w:lastRowLastColumn="0"/>
          <w:del w:id="12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4D1C4894" w14:textId="156F6346" w:rsidR="00952CD9" w:rsidDel="0026601D" w:rsidRDefault="00952CD9" w:rsidP="00952CD9">
            <w:pPr>
              <w:rPr>
                <w:del w:id="128" w:author="Erez Shabtai" w:date="2026-02-22T22:03:00Z" w16du:dateUtc="2026-02-22T20:03:00Z"/>
              </w:rPr>
            </w:pPr>
            <w:del w:id="129" w:author="Erez Shabtai" w:date="2026-02-22T22:03:00Z" w16du:dateUtc="2026-02-22T20:03:00Z">
              <w:r w:rsidDel="0026601D">
                <w:delText>MISRA</w:delText>
              </w:r>
            </w:del>
          </w:p>
        </w:tc>
        <w:tc>
          <w:tcPr>
            <w:tcW w:w="4320" w:type="dxa"/>
          </w:tcPr>
          <w:p w14:paraId="51192304" w14:textId="51FCD8CE"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30" w:author="Erez Shabtai" w:date="2026-02-22T22:03:00Z" w16du:dateUtc="2026-02-22T20:03:00Z"/>
              </w:rPr>
            </w:pPr>
            <w:del w:id="131" w:author="Erez Shabtai" w:date="2026-02-22T22:03:00Z" w16du:dateUtc="2026-02-22T20:03:00Z">
              <w:r w:rsidDel="0026601D">
                <w:delText>Motor Industry Software Reliability Association (C/C++ coding standards)</w:delText>
              </w:r>
            </w:del>
          </w:p>
        </w:tc>
      </w:tr>
      <w:tr w:rsidR="00952CD9" w:rsidDel="0026601D" w14:paraId="675E333F" w14:textId="79C5DC92" w:rsidTr="00F43A21">
        <w:trPr>
          <w:cnfStyle w:val="000000010000" w:firstRow="0" w:lastRow="0" w:firstColumn="0" w:lastColumn="0" w:oddVBand="0" w:evenVBand="0" w:oddHBand="0" w:evenHBand="1" w:firstRowFirstColumn="0" w:firstRowLastColumn="0" w:lastRowFirstColumn="0" w:lastRowLastColumn="0"/>
          <w:del w:id="13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482FDEF1" w14:textId="629EA53D" w:rsidR="00952CD9" w:rsidDel="0026601D" w:rsidRDefault="00952CD9" w:rsidP="00952CD9">
            <w:pPr>
              <w:rPr>
                <w:del w:id="133" w:author="Erez Shabtai" w:date="2026-02-22T22:03:00Z" w16du:dateUtc="2026-02-22T20:03:00Z"/>
              </w:rPr>
            </w:pPr>
            <w:del w:id="134" w:author="Erez Shabtai" w:date="2026-02-22T22:03:00Z" w16du:dateUtc="2026-02-22T20:03:00Z">
              <w:r w:rsidDel="0026601D">
                <w:delText>MCU</w:delText>
              </w:r>
            </w:del>
          </w:p>
        </w:tc>
        <w:tc>
          <w:tcPr>
            <w:tcW w:w="4320" w:type="dxa"/>
          </w:tcPr>
          <w:p w14:paraId="6F889F8F" w14:textId="63C78F00"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35" w:author="Erez Shabtai" w:date="2026-02-22T22:03:00Z" w16du:dateUtc="2026-02-22T20:03:00Z"/>
              </w:rPr>
            </w:pPr>
            <w:del w:id="136" w:author="Erez Shabtai" w:date="2026-02-22T22:03:00Z" w16du:dateUtc="2026-02-22T20:03:00Z">
              <w:r w:rsidDel="0026601D">
                <w:delText>Microcontroller Unit</w:delText>
              </w:r>
            </w:del>
          </w:p>
        </w:tc>
      </w:tr>
      <w:tr w:rsidR="00952CD9" w:rsidDel="0026601D" w14:paraId="4C399AB9" w14:textId="10F31E25" w:rsidTr="00F43A21">
        <w:trPr>
          <w:cnfStyle w:val="000000100000" w:firstRow="0" w:lastRow="0" w:firstColumn="0" w:lastColumn="0" w:oddVBand="0" w:evenVBand="0" w:oddHBand="1" w:evenHBand="0" w:firstRowFirstColumn="0" w:firstRowLastColumn="0" w:lastRowFirstColumn="0" w:lastRowLastColumn="0"/>
          <w:del w:id="13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177502D0" w14:textId="7788F9B8" w:rsidR="00952CD9" w:rsidDel="0026601D" w:rsidRDefault="00952CD9" w:rsidP="00952CD9">
            <w:pPr>
              <w:rPr>
                <w:del w:id="138" w:author="Erez Shabtai" w:date="2026-02-22T22:03:00Z" w16du:dateUtc="2026-02-22T20:03:00Z"/>
              </w:rPr>
            </w:pPr>
            <w:del w:id="139" w:author="Erez Shabtai" w:date="2026-02-22T22:03:00Z" w16du:dateUtc="2026-02-22T20:03:00Z">
              <w:r w:rsidDel="0026601D">
                <w:delText>PLL</w:delText>
              </w:r>
            </w:del>
          </w:p>
        </w:tc>
        <w:tc>
          <w:tcPr>
            <w:tcW w:w="4320" w:type="dxa"/>
          </w:tcPr>
          <w:p w14:paraId="7EF9B249" w14:textId="3E8BB6DD"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40" w:author="Erez Shabtai" w:date="2026-02-22T22:03:00Z" w16du:dateUtc="2026-02-22T20:03:00Z"/>
              </w:rPr>
            </w:pPr>
            <w:del w:id="141" w:author="Erez Shabtai" w:date="2026-02-22T22:03:00Z" w16du:dateUtc="2026-02-22T20:03:00Z">
              <w:r w:rsidDel="0026601D">
                <w:delText>Phase-Locked Loop</w:delText>
              </w:r>
            </w:del>
          </w:p>
        </w:tc>
      </w:tr>
      <w:tr w:rsidR="00952CD9" w:rsidDel="0026601D" w14:paraId="74EF331A" w14:textId="7F24E79E" w:rsidTr="00F43A21">
        <w:trPr>
          <w:cnfStyle w:val="000000010000" w:firstRow="0" w:lastRow="0" w:firstColumn="0" w:lastColumn="0" w:oddVBand="0" w:evenVBand="0" w:oddHBand="0" w:evenHBand="1" w:firstRowFirstColumn="0" w:firstRowLastColumn="0" w:lastRowFirstColumn="0" w:lastRowLastColumn="0"/>
          <w:del w:id="14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8F17CF4" w14:textId="5554CE4C" w:rsidR="00952CD9" w:rsidDel="0026601D" w:rsidRDefault="00952CD9" w:rsidP="00952CD9">
            <w:pPr>
              <w:rPr>
                <w:del w:id="143" w:author="Erez Shabtai" w:date="2026-02-22T22:03:00Z" w16du:dateUtc="2026-02-22T20:03:00Z"/>
              </w:rPr>
            </w:pPr>
            <w:del w:id="144" w:author="Erez Shabtai" w:date="2026-02-22T22:03:00Z" w16du:dateUtc="2026-02-22T20:03:00Z">
              <w:r w:rsidDel="0026601D">
                <w:delText>QSPI</w:delText>
              </w:r>
            </w:del>
          </w:p>
        </w:tc>
        <w:tc>
          <w:tcPr>
            <w:tcW w:w="4320" w:type="dxa"/>
          </w:tcPr>
          <w:p w14:paraId="43537D00" w14:textId="5DEA434E"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45" w:author="Erez Shabtai" w:date="2026-02-22T22:03:00Z" w16du:dateUtc="2026-02-22T20:03:00Z"/>
              </w:rPr>
            </w:pPr>
            <w:del w:id="146" w:author="Erez Shabtai" w:date="2026-02-22T22:03:00Z" w16du:dateUtc="2026-02-22T20:03:00Z">
              <w:r w:rsidDel="0026601D">
                <w:delText>Quad Serial Peripheral Interface</w:delText>
              </w:r>
            </w:del>
          </w:p>
        </w:tc>
      </w:tr>
      <w:tr w:rsidR="00952CD9" w:rsidDel="0026601D" w14:paraId="4B5FD33A" w14:textId="73CDF1B1" w:rsidTr="00F43A21">
        <w:trPr>
          <w:cnfStyle w:val="000000100000" w:firstRow="0" w:lastRow="0" w:firstColumn="0" w:lastColumn="0" w:oddVBand="0" w:evenVBand="0" w:oddHBand="1" w:evenHBand="0" w:firstRowFirstColumn="0" w:firstRowLastColumn="0" w:lastRowFirstColumn="0" w:lastRowLastColumn="0"/>
          <w:del w:id="14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64EF5FCC" w14:textId="514224CD" w:rsidR="00952CD9" w:rsidDel="0026601D" w:rsidRDefault="00952CD9" w:rsidP="00952CD9">
            <w:pPr>
              <w:rPr>
                <w:del w:id="148" w:author="Erez Shabtai" w:date="2026-02-22T22:03:00Z" w16du:dateUtc="2026-02-22T20:03:00Z"/>
              </w:rPr>
            </w:pPr>
            <w:del w:id="149" w:author="Erez Shabtai" w:date="2026-02-22T22:03:00Z" w16du:dateUtc="2026-02-22T20:03:00Z">
              <w:r w:rsidDel="0026601D">
                <w:delText>RTOS</w:delText>
              </w:r>
            </w:del>
          </w:p>
        </w:tc>
        <w:tc>
          <w:tcPr>
            <w:tcW w:w="4320" w:type="dxa"/>
          </w:tcPr>
          <w:p w14:paraId="4E3B134A" w14:textId="7231992B"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50" w:author="Erez Shabtai" w:date="2026-02-22T22:03:00Z" w16du:dateUtc="2026-02-22T20:03:00Z"/>
              </w:rPr>
            </w:pPr>
            <w:del w:id="151" w:author="Erez Shabtai" w:date="2026-02-22T22:03:00Z" w16du:dateUtc="2026-02-22T20:03:00Z">
              <w:r w:rsidDel="0026601D">
                <w:delText>Real-Time Operating System</w:delText>
              </w:r>
            </w:del>
          </w:p>
        </w:tc>
      </w:tr>
      <w:tr w:rsidR="00952CD9" w:rsidDel="0026601D" w14:paraId="632D2E0C" w14:textId="5FCCAE4C" w:rsidTr="00F43A21">
        <w:trPr>
          <w:cnfStyle w:val="000000010000" w:firstRow="0" w:lastRow="0" w:firstColumn="0" w:lastColumn="0" w:oddVBand="0" w:evenVBand="0" w:oddHBand="0" w:evenHBand="1" w:firstRowFirstColumn="0" w:firstRowLastColumn="0" w:lastRowFirstColumn="0" w:lastRowLastColumn="0"/>
          <w:del w:id="15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36372DA4" w14:textId="1A80EA53" w:rsidR="00952CD9" w:rsidDel="0026601D" w:rsidRDefault="00952CD9" w:rsidP="00952CD9">
            <w:pPr>
              <w:rPr>
                <w:del w:id="153" w:author="Erez Shabtai" w:date="2026-02-22T22:03:00Z" w16du:dateUtc="2026-02-22T20:03:00Z"/>
              </w:rPr>
            </w:pPr>
            <w:del w:id="154" w:author="Erez Shabtai" w:date="2026-02-22T22:03:00Z" w16du:dateUtc="2026-02-22T20:03:00Z">
              <w:r w:rsidDel="0026601D">
                <w:delText>SIL</w:delText>
              </w:r>
            </w:del>
          </w:p>
        </w:tc>
        <w:tc>
          <w:tcPr>
            <w:tcW w:w="4320" w:type="dxa"/>
          </w:tcPr>
          <w:p w14:paraId="7DDEB0AF" w14:textId="408C41FF"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55" w:author="Erez Shabtai" w:date="2026-02-22T22:03:00Z" w16du:dateUtc="2026-02-22T20:03:00Z"/>
              </w:rPr>
            </w:pPr>
            <w:del w:id="156" w:author="Erez Shabtai" w:date="2026-02-22T22:03:00Z" w16du:dateUtc="2026-02-22T20:03:00Z">
              <w:r w:rsidDel="0026601D">
                <w:delText>Safety Integrity Level</w:delText>
              </w:r>
            </w:del>
          </w:p>
        </w:tc>
      </w:tr>
      <w:tr w:rsidR="00952CD9" w:rsidDel="0026601D" w14:paraId="2CF346EA" w14:textId="5C8F0712" w:rsidTr="00F43A21">
        <w:trPr>
          <w:cnfStyle w:val="000000100000" w:firstRow="0" w:lastRow="0" w:firstColumn="0" w:lastColumn="0" w:oddVBand="0" w:evenVBand="0" w:oddHBand="1" w:evenHBand="0" w:firstRowFirstColumn="0" w:firstRowLastColumn="0" w:lastRowFirstColumn="0" w:lastRowLastColumn="0"/>
          <w:del w:id="15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599CA10" w14:textId="36A86076" w:rsidR="00952CD9" w:rsidDel="0026601D" w:rsidRDefault="00952CD9" w:rsidP="00952CD9">
            <w:pPr>
              <w:rPr>
                <w:del w:id="158" w:author="Erez Shabtai" w:date="2026-02-22T22:03:00Z" w16du:dateUtc="2026-02-22T20:03:00Z"/>
              </w:rPr>
            </w:pPr>
            <w:del w:id="159" w:author="Erez Shabtai" w:date="2026-02-22T22:03:00Z" w16du:dateUtc="2026-02-22T20:03:00Z">
              <w:r w:rsidDel="0026601D">
                <w:delText>SPI</w:delText>
              </w:r>
            </w:del>
          </w:p>
        </w:tc>
        <w:tc>
          <w:tcPr>
            <w:tcW w:w="4320" w:type="dxa"/>
          </w:tcPr>
          <w:p w14:paraId="07E9BC8E" w14:textId="5563465B"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60" w:author="Erez Shabtai" w:date="2026-02-22T22:03:00Z" w16du:dateUtc="2026-02-22T20:03:00Z"/>
              </w:rPr>
            </w:pPr>
            <w:del w:id="161" w:author="Erez Shabtai" w:date="2026-02-22T22:03:00Z" w16du:dateUtc="2026-02-22T20:03:00Z">
              <w:r w:rsidDel="0026601D">
                <w:delText>Serial Peripheral Interface</w:delText>
              </w:r>
            </w:del>
          </w:p>
        </w:tc>
      </w:tr>
      <w:tr w:rsidR="00952CD9" w:rsidDel="0026601D" w14:paraId="12097E83" w14:textId="54F902A5" w:rsidTr="00F43A21">
        <w:trPr>
          <w:cnfStyle w:val="000000010000" w:firstRow="0" w:lastRow="0" w:firstColumn="0" w:lastColumn="0" w:oddVBand="0" w:evenVBand="0" w:oddHBand="0" w:evenHBand="1" w:firstRowFirstColumn="0" w:firstRowLastColumn="0" w:lastRowFirstColumn="0" w:lastRowLastColumn="0"/>
          <w:del w:id="16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0BF442BF" w14:textId="3C7C505A" w:rsidR="00952CD9" w:rsidDel="0026601D" w:rsidRDefault="00952CD9" w:rsidP="00952CD9">
            <w:pPr>
              <w:rPr>
                <w:del w:id="163" w:author="Erez Shabtai" w:date="2026-02-22T22:03:00Z" w16du:dateUtc="2026-02-22T20:03:00Z"/>
              </w:rPr>
            </w:pPr>
            <w:del w:id="164" w:author="Erez Shabtai" w:date="2026-02-22T22:03:00Z" w16du:dateUtc="2026-02-22T20:03:00Z">
              <w:r w:rsidDel="0026601D">
                <w:delText>SSCI</w:delText>
              </w:r>
            </w:del>
          </w:p>
        </w:tc>
        <w:tc>
          <w:tcPr>
            <w:tcW w:w="4320" w:type="dxa"/>
          </w:tcPr>
          <w:p w14:paraId="34B154A8" w14:textId="4D83D115"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65" w:author="Erez Shabtai" w:date="2026-02-22T22:03:00Z" w16du:dateUtc="2026-02-22T20:03:00Z"/>
              </w:rPr>
            </w:pPr>
            <w:del w:id="166" w:author="Erez Shabtai" w:date="2026-02-22T22:03:00Z" w16du:dateUtc="2026-02-22T20:03:00Z">
              <w:r w:rsidDel="0026601D">
                <w:delText>Software Safety Criticality Index</w:delText>
              </w:r>
            </w:del>
          </w:p>
        </w:tc>
      </w:tr>
      <w:tr w:rsidR="00952CD9" w:rsidDel="0026601D" w14:paraId="426FFA2C" w14:textId="2B8AC64C" w:rsidTr="00F43A21">
        <w:trPr>
          <w:cnfStyle w:val="000000100000" w:firstRow="0" w:lastRow="0" w:firstColumn="0" w:lastColumn="0" w:oddVBand="0" w:evenVBand="0" w:oddHBand="1" w:evenHBand="0" w:firstRowFirstColumn="0" w:firstRowLastColumn="0" w:lastRowFirstColumn="0" w:lastRowLastColumn="0"/>
          <w:del w:id="16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1548AD1" w14:textId="1ACD3EBB" w:rsidR="00952CD9" w:rsidDel="0026601D" w:rsidRDefault="00952CD9" w:rsidP="00952CD9">
            <w:pPr>
              <w:rPr>
                <w:del w:id="168" w:author="Erez Shabtai" w:date="2026-02-22T22:03:00Z" w16du:dateUtc="2026-02-22T20:03:00Z"/>
              </w:rPr>
            </w:pPr>
            <w:del w:id="169" w:author="Erez Shabtai" w:date="2026-02-22T22:03:00Z" w16du:dateUtc="2026-02-22T20:03:00Z">
              <w:r w:rsidDel="0026601D">
                <w:delText>SRS</w:delText>
              </w:r>
            </w:del>
          </w:p>
        </w:tc>
        <w:tc>
          <w:tcPr>
            <w:tcW w:w="4320" w:type="dxa"/>
          </w:tcPr>
          <w:p w14:paraId="335E4453" w14:textId="5BAD89C2"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70" w:author="Erez Shabtai" w:date="2026-02-22T22:03:00Z" w16du:dateUtc="2026-02-22T20:03:00Z"/>
              </w:rPr>
            </w:pPr>
            <w:del w:id="171" w:author="Erez Shabtai" w:date="2026-02-22T22:03:00Z" w16du:dateUtc="2026-02-22T20:03:00Z">
              <w:r w:rsidDel="0026601D">
                <w:delText>Software Requirements Specification</w:delText>
              </w:r>
            </w:del>
          </w:p>
        </w:tc>
      </w:tr>
      <w:tr w:rsidR="00952CD9" w:rsidDel="0026601D" w14:paraId="38F1A739" w14:textId="4CE0C6CC" w:rsidTr="00F43A21">
        <w:trPr>
          <w:cnfStyle w:val="000000010000" w:firstRow="0" w:lastRow="0" w:firstColumn="0" w:lastColumn="0" w:oddVBand="0" w:evenVBand="0" w:oddHBand="0" w:evenHBand="1" w:firstRowFirstColumn="0" w:firstRowLastColumn="0" w:lastRowFirstColumn="0" w:lastRowLastColumn="0"/>
          <w:del w:id="17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CDD318A" w14:textId="681563DB" w:rsidR="00952CD9" w:rsidDel="0026601D" w:rsidRDefault="00952CD9" w:rsidP="00952CD9">
            <w:pPr>
              <w:rPr>
                <w:del w:id="173" w:author="Erez Shabtai" w:date="2026-02-22T22:03:00Z" w16du:dateUtc="2026-02-22T20:03:00Z"/>
              </w:rPr>
            </w:pPr>
            <w:del w:id="174" w:author="Erez Shabtai" w:date="2026-02-22T22:03:00Z" w16du:dateUtc="2026-02-22T20:03:00Z">
              <w:r w:rsidDel="0026601D">
                <w:delText>UART</w:delText>
              </w:r>
            </w:del>
          </w:p>
        </w:tc>
        <w:tc>
          <w:tcPr>
            <w:tcW w:w="4320" w:type="dxa"/>
          </w:tcPr>
          <w:p w14:paraId="2CC266E2" w14:textId="24723826"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75" w:author="Erez Shabtai" w:date="2026-02-22T22:03:00Z" w16du:dateUtc="2026-02-22T20:03:00Z"/>
              </w:rPr>
            </w:pPr>
            <w:del w:id="176" w:author="Erez Shabtai" w:date="2026-02-22T22:03:00Z" w16du:dateUtc="2026-02-22T20:03:00Z">
              <w:r w:rsidDel="0026601D">
                <w:delText>Universal Asynchronous Receiver/Transmitter</w:delText>
              </w:r>
            </w:del>
          </w:p>
        </w:tc>
      </w:tr>
      <w:tr w:rsidR="00952CD9" w:rsidDel="0026601D" w14:paraId="62C5D559" w14:textId="6E1A21B9" w:rsidTr="00F43A21">
        <w:trPr>
          <w:cnfStyle w:val="000000100000" w:firstRow="0" w:lastRow="0" w:firstColumn="0" w:lastColumn="0" w:oddVBand="0" w:evenVBand="0" w:oddHBand="1" w:evenHBand="0" w:firstRowFirstColumn="0" w:firstRowLastColumn="0" w:lastRowFirstColumn="0" w:lastRowLastColumn="0"/>
          <w:del w:id="177"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3DEAE412" w14:textId="73ADDA84" w:rsidR="00952CD9" w:rsidDel="0026601D" w:rsidRDefault="00952CD9" w:rsidP="00952CD9">
            <w:pPr>
              <w:rPr>
                <w:del w:id="178" w:author="Erez Shabtai" w:date="2026-02-22T22:03:00Z" w16du:dateUtc="2026-02-22T20:03:00Z"/>
              </w:rPr>
            </w:pPr>
            <w:del w:id="179" w:author="Erez Shabtai" w:date="2026-02-22T22:03:00Z" w16du:dateUtc="2026-02-22T20:03:00Z">
              <w:r w:rsidDel="0026601D">
                <w:delText>USART</w:delText>
              </w:r>
            </w:del>
          </w:p>
        </w:tc>
        <w:tc>
          <w:tcPr>
            <w:tcW w:w="4320" w:type="dxa"/>
          </w:tcPr>
          <w:p w14:paraId="773C6399" w14:textId="26C1A66B" w:rsidR="00952CD9" w:rsidDel="0026601D" w:rsidRDefault="00952CD9" w:rsidP="00952CD9">
            <w:pPr>
              <w:cnfStyle w:val="000000100000" w:firstRow="0" w:lastRow="0" w:firstColumn="0" w:lastColumn="0" w:oddVBand="0" w:evenVBand="0" w:oddHBand="1" w:evenHBand="0" w:firstRowFirstColumn="0" w:firstRowLastColumn="0" w:lastRowFirstColumn="0" w:lastRowLastColumn="0"/>
              <w:rPr>
                <w:del w:id="180" w:author="Erez Shabtai" w:date="2026-02-22T22:03:00Z" w16du:dateUtc="2026-02-22T20:03:00Z"/>
              </w:rPr>
            </w:pPr>
            <w:del w:id="181" w:author="Erez Shabtai" w:date="2026-02-22T22:03:00Z" w16du:dateUtc="2026-02-22T20:03:00Z">
              <w:r w:rsidDel="0026601D">
                <w:delText>Universal Synchronous/Asynchronous Receiver/Transmitter</w:delText>
              </w:r>
            </w:del>
          </w:p>
        </w:tc>
      </w:tr>
      <w:tr w:rsidR="00952CD9" w:rsidDel="0026601D" w14:paraId="23509BA6" w14:textId="3E0F7A81" w:rsidTr="00F43A21">
        <w:trPr>
          <w:cnfStyle w:val="000000010000" w:firstRow="0" w:lastRow="0" w:firstColumn="0" w:lastColumn="0" w:oddVBand="0" w:evenVBand="0" w:oddHBand="0" w:evenHBand="1" w:firstRowFirstColumn="0" w:firstRowLastColumn="0" w:lastRowFirstColumn="0" w:lastRowLastColumn="0"/>
          <w:del w:id="182" w:author="Erez Shabtai" w:date="2026-02-22T22:03:00Z"/>
        </w:trPr>
        <w:tc>
          <w:tcPr>
            <w:cnfStyle w:val="001000000000" w:firstRow="0" w:lastRow="0" w:firstColumn="1" w:lastColumn="0" w:oddVBand="0" w:evenVBand="0" w:oddHBand="0" w:evenHBand="0" w:firstRowFirstColumn="0" w:firstRowLastColumn="0" w:lastRowFirstColumn="0" w:lastRowLastColumn="0"/>
            <w:tcW w:w="4320" w:type="dxa"/>
          </w:tcPr>
          <w:p w14:paraId="5A969F68" w14:textId="5D226FCA" w:rsidR="00952CD9" w:rsidDel="0026601D" w:rsidRDefault="00952CD9" w:rsidP="00952CD9">
            <w:pPr>
              <w:rPr>
                <w:del w:id="183" w:author="Erez Shabtai" w:date="2026-02-22T22:03:00Z" w16du:dateUtc="2026-02-22T20:03:00Z"/>
              </w:rPr>
            </w:pPr>
            <w:del w:id="184" w:author="Erez Shabtai" w:date="2026-02-22T22:03:00Z" w16du:dateUtc="2026-02-22T20:03:00Z">
              <w:r w:rsidDel="0026601D">
                <w:delText>V&amp;V</w:delText>
              </w:r>
            </w:del>
          </w:p>
        </w:tc>
        <w:tc>
          <w:tcPr>
            <w:tcW w:w="4320" w:type="dxa"/>
          </w:tcPr>
          <w:p w14:paraId="5F6E3E15" w14:textId="3DF6BF23" w:rsidR="00952CD9" w:rsidDel="0026601D" w:rsidRDefault="00952CD9" w:rsidP="00952CD9">
            <w:pPr>
              <w:cnfStyle w:val="000000010000" w:firstRow="0" w:lastRow="0" w:firstColumn="0" w:lastColumn="0" w:oddVBand="0" w:evenVBand="0" w:oddHBand="0" w:evenHBand="1" w:firstRowFirstColumn="0" w:firstRowLastColumn="0" w:lastRowFirstColumn="0" w:lastRowLastColumn="0"/>
              <w:rPr>
                <w:del w:id="185" w:author="Erez Shabtai" w:date="2026-02-22T22:03:00Z" w16du:dateUtc="2026-02-22T20:03:00Z"/>
              </w:rPr>
            </w:pPr>
            <w:del w:id="186" w:author="Erez Shabtai" w:date="2026-02-22T22:03:00Z" w16du:dateUtc="2026-02-22T20:03:00Z">
              <w:r w:rsidDel="0026601D">
                <w:delText>Verification and Validation</w:delText>
              </w:r>
            </w:del>
          </w:p>
        </w:tc>
      </w:tr>
    </w:tbl>
    <w:p w14:paraId="1A451BC7" w14:textId="7EB77EF7" w:rsidR="00FA447F" w:rsidRDefault="000A54FD">
      <w:pPr>
        <w:pStyle w:val="Heading2"/>
      </w:pPr>
      <w:bookmarkStart w:id="187" w:name="_Toc222106918"/>
      <w:r>
        <w:t>1.</w:t>
      </w:r>
      <w:ins w:id="188" w:author="Erez Shabtai" w:date="2026-02-22T22:03:00Z" w16du:dateUtc="2026-02-22T20:03:00Z">
        <w:r w:rsidR="0026601D">
          <w:t>3</w:t>
        </w:r>
      </w:ins>
      <w:del w:id="189" w:author="Erez Shabtai" w:date="2026-02-22T22:03:00Z" w16du:dateUtc="2026-02-22T20:03:00Z">
        <w:r w:rsidDel="0026601D">
          <w:delText>4</w:delText>
        </w:r>
      </w:del>
      <w:r>
        <w:t xml:space="preserve"> References</w:t>
      </w:r>
      <w:bookmarkEnd w:id="187"/>
    </w:p>
    <w:p w14:paraId="68475DC2" w14:textId="77777777" w:rsidR="00FA447F" w:rsidRDefault="000A54FD">
      <w:pPr>
        <w:rPr>
          <w:ins w:id="190" w:author="Erez Shabtai" w:date="2026-02-22T22:03:00Z" w16du:dateUtc="2026-02-22T20:03:00Z"/>
          <w:b/>
        </w:rPr>
      </w:pPr>
      <w:r>
        <w:rPr>
          <w:b/>
        </w:rPr>
        <w:t>Applicable Documents:</w:t>
      </w:r>
    </w:p>
    <w:tbl>
      <w:tblPr>
        <w:tblStyle w:val="TableGrid"/>
        <w:tblW w:w="9464" w:type="dxa"/>
        <w:tblLook w:val="04A0" w:firstRow="1" w:lastRow="0" w:firstColumn="1" w:lastColumn="0" w:noHBand="0" w:noVBand="1"/>
        <w:tblPrChange w:id="191" w:author="Erez Shabtai" w:date="2026-02-22T22:06:00Z" w16du:dateUtc="2026-02-22T20:06:00Z">
          <w:tblPr>
            <w:tblStyle w:val="TableGrid"/>
            <w:tblW w:w="0" w:type="auto"/>
            <w:tblLook w:val="04A0" w:firstRow="1" w:lastRow="0" w:firstColumn="1" w:lastColumn="0" w:noHBand="0" w:noVBand="1"/>
          </w:tblPr>
        </w:tblPrChange>
      </w:tblPr>
      <w:tblGrid>
        <w:gridCol w:w="392"/>
        <w:gridCol w:w="5386"/>
        <w:gridCol w:w="3686"/>
        <w:tblGridChange w:id="192">
          <w:tblGrid>
            <w:gridCol w:w="392"/>
            <w:gridCol w:w="4394"/>
            <w:gridCol w:w="992"/>
            <w:gridCol w:w="2552"/>
            <w:gridCol w:w="1134"/>
          </w:tblGrid>
        </w:tblGridChange>
      </w:tblGrid>
      <w:tr w:rsidR="00B508F3" w14:paraId="34EB2E22" w14:textId="77777777" w:rsidTr="00B508F3">
        <w:trPr>
          <w:ins w:id="193" w:author="Erez Shabtai" w:date="2026-02-22T22:03:00Z"/>
          <w:trPrChange w:id="194" w:author="Erez Shabtai" w:date="2026-02-22T22:06:00Z" w16du:dateUtc="2026-02-22T20:06:00Z">
            <w:trPr>
              <w:gridAfter w:val="0"/>
            </w:trPr>
          </w:trPrChange>
        </w:trPr>
        <w:tc>
          <w:tcPr>
            <w:tcW w:w="392" w:type="dxa"/>
            <w:tcPrChange w:id="195" w:author="Erez Shabtai" w:date="2026-02-22T22:06:00Z" w16du:dateUtc="2026-02-22T20:06:00Z">
              <w:tcPr>
                <w:tcW w:w="392" w:type="dxa"/>
              </w:tcPr>
            </w:tcPrChange>
          </w:tcPr>
          <w:p w14:paraId="29A3016D" w14:textId="19B43E57" w:rsidR="00B508F3" w:rsidRDefault="00B508F3">
            <w:pPr>
              <w:rPr>
                <w:ins w:id="196" w:author="Erez Shabtai" w:date="2026-02-22T22:03:00Z" w16du:dateUtc="2026-02-22T20:03:00Z"/>
              </w:rPr>
            </w:pPr>
          </w:p>
        </w:tc>
        <w:tc>
          <w:tcPr>
            <w:tcW w:w="5386" w:type="dxa"/>
            <w:tcPrChange w:id="197" w:author="Erez Shabtai" w:date="2026-02-22T22:06:00Z" w16du:dateUtc="2026-02-22T20:06:00Z">
              <w:tcPr>
                <w:tcW w:w="4394" w:type="dxa"/>
              </w:tcPr>
            </w:tcPrChange>
          </w:tcPr>
          <w:p w14:paraId="6D7A78BA" w14:textId="5B93F062" w:rsidR="00B508F3" w:rsidRDefault="00B508F3">
            <w:pPr>
              <w:rPr>
                <w:ins w:id="198" w:author="Erez Shabtai" w:date="2026-02-22T22:03:00Z" w16du:dateUtc="2026-02-22T20:03:00Z"/>
              </w:rPr>
            </w:pPr>
            <w:ins w:id="199" w:author="Erez Shabtai" w:date="2026-02-22T22:04:00Z" w16du:dateUtc="2026-02-22T20:04:00Z">
              <w:r>
                <w:t>Document/standard name</w:t>
              </w:r>
            </w:ins>
          </w:p>
        </w:tc>
        <w:tc>
          <w:tcPr>
            <w:tcW w:w="3686" w:type="dxa"/>
            <w:tcPrChange w:id="200" w:author="Erez Shabtai" w:date="2026-02-22T22:06:00Z" w16du:dateUtc="2026-02-22T20:06:00Z">
              <w:tcPr>
                <w:tcW w:w="3544" w:type="dxa"/>
                <w:gridSpan w:val="2"/>
              </w:tcPr>
            </w:tcPrChange>
          </w:tcPr>
          <w:p w14:paraId="0E767860" w14:textId="431268FC" w:rsidR="00B508F3" w:rsidRDefault="00B508F3">
            <w:pPr>
              <w:rPr>
                <w:ins w:id="201" w:author="Erez Shabtai" w:date="2026-02-22T22:03:00Z" w16du:dateUtc="2026-02-22T20:03:00Z"/>
              </w:rPr>
            </w:pPr>
            <w:ins w:id="202" w:author="Erez Shabtai" w:date="2026-02-22T22:06:00Z" w16du:dateUtc="2026-02-22T20:06:00Z">
              <w:r>
                <w:t>Des</w:t>
              </w:r>
            </w:ins>
            <w:ins w:id="203" w:author="Erez Shabtai" w:date="2026-02-22T22:07:00Z" w16du:dateUtc="2026-02-22T20:07:00Z">
              <w:r>
                <w:t>cription</w:t>
              </w:r>
            </w:ins>
          </w:p>
        </w:tc>
      </w:tr>
      <w:tr w:rsidR="00B508F3" w14:paraId="527B38A2" w14:textId="77777777" w:rsidTr="00B508F3">
        <w:trPr>
          <w:ins w:id="204" w:author="Erez Shabtai" w:date="2026-02-22T22:03:00Z"/>
          <w:trPrChange w:id="205" w:author="Erez Shabtai" w:date="2026-02-22T22:06:00Z" w16du:dateUtc="2026-02-22T20:06:00Z">
            <w:trPr>
              <w:gridAfter w:val="0"/>
            </w:trPr>
          </w:trPrChange>
        </w:trPr>
        <w:tc>
          <w:tcPr>
            <w:tcW w:w="392" w:type="dxa"/>
            <w:tcPrChange w:id="206" w:author="Erez Shabtai" w:date="2026-02-22T22:06:00Z" w16du:dateUtc="2026-02-22T20:06:00Z">
              <w:tcPr>
                <w:tcW w:w="392" w:type="dxa"/>
              </w:tcPr>
            </w:tcPrChange>
          </w:tcPr>
          <w:p w14:paraId="3D558C3E" w14:textId="58DE21AE" w:rsidR="00B508F3" w:rsidRDefault="00B508F3">
            <w:pPr>
              <w:rPr>
                <w:ins w:id="207" w:author="Erez Shabtai" w:date="2026-02-22T22:03:00Z" w16du:dateUtc="2026-02-22T20:03:00Z"/>
              </w:rPr>
            </w:pPr>
            <w:ins w:id="208" w:author="Erez Shabtai" w:date="2026-02-22T22:07:00Z" w16du:dateUtc="2026-02-22T20:07:00Z">
              <w:r>
                <w:t>1</w:t>
              </w:r>
            </w:ins>
          </w:p>
        </w:tc>
        <w:tc>
          <w:tcPr>
            <w:tcW w:w="5386" w:type="dxa"/>
            <w:tcPrChange w:id="209" w:author="Erez Shabtai" w:date="2026-02-22T22:06:00Z" w16du:dateUtc="2026-02-22T20:06:00Z">
              <w:tcPr>
                <w:tcW w:w="4394" w:type="dxa"/>
              </w:tcPr>
            </w:tcPrChange>
          </w:tcPr>
          <w:p w14:paraId="2F7C307F" w14:textId="77777777" w:rsidR="00B508F3" w:rsidRDefault="00B508F3" w:rsidP="00B508F3">
            <w:pPr>
              <w:pStyle w:val="ListNumber"/>
              <w:rPr>
                <w:ins w:id="210" w:author="Erez Shabtai" w:date="2026-02-22T22:04:00Z" w16du:dateUtc="2026-02-22T20:04:00Z"/>
              </w:rPr>
            </w:pPr>
            <w:moveToRangeStart w:id="211" w:author="Erez Shabtai" w:date="2026-02-22T22:04:00Z" w:name="move222690313"/>
            <w:ins w:id="212" w:author="Erez Shabtai" w:date="2026-02-22T22:04:00Z" w16du:dateUtc="2026-02-22T20:04:00Z">
              <w:r>
                <w:t>NATO AOP-52, "Software Safety Assessment of Defence Systems Containing Programmable Electronics"</w:t>
              </w:r>
            </w:ins>
          </w:p>
          <w:moveToRangeEnd w:id="211"/>
          <w:p w14:paraId="15F201B7" w14:textId="77777777" w:rsidR="00B508F3" w:rsidRDefault="00B508F3">
            <w:pPr>
              <w:rPr>
                <w:ins w:id="213" w:author="Erez Shabtai" w:date="2026-02-22T22:03:00Z" w16du:dateUtc="2026-02-22T20:03:00Z"/>
              </w:rPr>
            </w:pPr>
          </w:p>
        </w:tc>
        <w:tc>
          <w:tcPr>
            <w:tcW w:w="3686" w:type="dxa"/>
            <w:tcPrChange w:id="214" w:author="Erez Shabtai" w:date="2026-02-22T22:06:00Z" w16du:dateUtc="2026-02-22T20:06:00Z">
              <w:tcPr>
                <w:tcW w:w="3544" w:type="dxa"/>
                <w:gridSpan w:val="2"/>
              </w:tcPr>
            </w:tcPrChange>
          </w:tcPr>
          <w:p w14:paraId="00387F22" w14:textId="77777777" w:rsidR="00B508F3" w:rsidRDefault="00B508F3">
            <w:pPr>
              <w:rPr>
                <w:ins w:id="215" w:author="Erez Shabtai" w:date="2026-02-22T22:03:00Z" w16du:dateUtc="2026-02-22T20:03:00Z"/>
              </w:rPr>
            </w:pPr>
          </w:p>
        </w:tc>
      </w:tr>
      <w:tr w:rsidR="00B508F3" w14:paraId="783CE253" w14:textId="77777777" w:rsidTr="00B508F3">
        <w:trPr>
          <w:ins w:id="216" w:author="Erez Shabtai" w:date="2026-02-22T22:03:00Z"/>
          <w:trPrChange w:id="217" w:author="Erez Shabtai" w:date="2026-02-22T22:06:00Z" w16du:dateUtc="2026-02-22T20:06:00Z">
            <w:trPr>
              <w:gridAfter w:val="0"/>
            </w:trPr>
          </w:trPrChange>
        </w:trPr>
        <w:tc>
          <w:tcPr>
            <w:tcW w:w="392" w:type="dxa"/>
            <w:tcPrChange w:id="218" w:author="Erez Shabtai" w:date="2026-02-22T22:06:00Z" w16du:dateUtc="2026-02-22T20:06:00Z">
              <w:tcPr>
                <w:tcW w:w="392" w:type="dxa"/>
              </w:tcPr>
            </w:tcPrChange>
          </w:tcPr>
          <w:p w14:paraId="5C387AA3" w14:textId="35799215" w:rsidR="00B508F3" w:rsidRDefault="00B508F3">
            <w:pPr>
              <w:rPr>
                <w:ins w:id="219" w:author="Erez Shabtai" w:date="2026-02-22T22:03:00Z" w16du:dateUtc="2026-02-22T20:03:00Z"/>
              </w:rPr>
            </w:pPr>
            <w:ins w:id="220" w:author="Erez Shabtai" w:date="2026-02-22T22:07:00Z" w16du:dateUtc="2026-02-22T20:07:00Z">
              <w:r>
                <w:t>2</w:t>
              </w:r>
            </w:ins>
          </w:p>
        </w:tc>
        <w:tc>
          <w:tcPr>
            <w:tcW w:w="5386" w:type="dxa"/>
            <w:tcPrChange w:id="221" w:author="Erez Shabtai" w:date="2026-02-22T22:06:00Z" w16du:dateUtc="2026-02-22T20:06:00Z">
              <w:tcPr>
                <w:tcW w:w="4394" w:type="dxa"/>
              </w:tcPr>
            </w:tcPrChange>
          </w:tcPr>
          <w:p w14:paraId="5EA06711" w14:textId="77777777" w:rsidR="00B508F3" w:rsidRDefault="00B508F3" w:rsidP="00B508F3">
            <w:pPr>
              <w:pStyle w:val="ListNumber"/>
              <w:rPr>
                <w:ins w:id="222" w:author="Erez Shabtai" w:date="2026-02-22T22:05:00Z" w16du:dateUtc="2026-02-22T20:05:00Z"/>
              </w:rPr>
            </w:pPr>
            <w:moveToRangeStart w:id="223" w:author="Erez Shabtai" w:date="2026-02-22T22:05:00Z" w:name="move222690321"/>
            <w:ins w:id="224" w:author="Erez Shabtai" w:date="2026-02-22T22:05:00Z" w16du:dateUtc="2026-02-22T20:05:00Z">
              <w:r>
                <w:t>IEC 61508, "Functional Safety of Electrical/Electronic/Programmable Electronic Safety-related Systems"</w:t>
              </w:r>
            </w:ins>
          </w:p>
          <w:moveToRangeEnd w:id="223"/>
          <w:p w14:paraId="7DC5AC9B" w14:textId="77777777" w:rsidR="00B508F3" w:rsidRDefault="00B508F3">
            <w:pPr>
              <w:rPr>
                <w:ins w:id="225" w:author="Erez Shabtai" w:date="2026-02-22T22:03:00Z" w16du:dateUtc="2026-02-22T20:03:00Z"/>
              </w:rPr>
            </w:pPr>
          </w:p>
        </w:tc>
        <w:tc>
          <w:tcPr>
            <w:tcW w:w="3686" w:type="dxa"/>
            <w:tcPrChange w:id="226" w:author="Erez Shabtai" w:date="2026-02-22T22:06:00Z" w16du:dateUtc="2026-02-22T20:06:00Z">
              <w:tcPr>
                <w:tcW w:w="3544" w:type="dxa"/>
                <w:gridSpan w:val="2"/>
              </w:tcPr>
            </w:tcPrChange>
          </w:tcPr>
          <w:p w14:paraId="237BBE01" w14:textId="77777777" w:rsidR="00B508F3" w:rsidRDefault="00B508F3">
            <w:pPr>
              <w:rPr>
                <w:ins w:id="227" w:author="Erez Shabtai" w:date="2026-02-22T22:03:00Z" w16du:dateUtc="2026-02-22T20:03:00Z"/>
              </w:rPr>
            </w:pPr>
          </w:p>
        </w:tc>
      </w:tr>
      <w:tr w:rsidR="00B508F3" w14:paraId="74FDFFFA" w14:textId="77777777" w:rsidTr="00B508F3">
        <w:trPr>
          <w:ins w:id="228" w:author="Erez Shabtai" w:date="2026-02-22T22:03:00Z"/>
          <w:trPrChange w:id="229" w:author="Erez Shabtai" w:date="2026-02-22T22:06:00Z" w16du:dateUtc="2026-02-22T20:06:00Z">
            <w:trPr>
              <w:gridAfter w:val="0"/>
            </w:trPr>
          </w:trPrChange>
        </w:trPr>
        <w:tc>
          <w:tcPr>
            <w:tcW w:w="392" w:type="dxa"/>
            <w:tcPrChange w:id="230" w:author="Erez Shabtai" w:date="2026-02-22T22:06:00Z" w16du:dateUtc="2026-02-22T20:06:00Z">
              <w:tcPr>
                <w:tcW w:w="392" w:type="dxa"/>
              </w:tcPr>
            </w:tcPrChange>
          </w:tcPr>
          <w:p w14:paraId="52C375C0" w14:textId="6CCB8423" w:rsidR="00B508F3" w:rsidRDefault="00B508F3">
            <w:pPr>
              <w:rPr>
                <w:ins w:id="231" w:author="Erez Shabtai" w:date="2026-02-22T22:03:00Z" w16du:dateUtc="2026-02-22T20:03:00Z"/>
              </w:rPr>
            </w:pPr>
            <w:ins w:id="232" w:author="Erez Shabtai" w:date="2026-02-22T22:07:00Z" w16du:dateUtc="2026-02-22T20:07:00Z">
              <w:r>
                <w:t>3</w:t>
              </w:r>
            </w:ins>
          </w:p>
        </w:tc>
        <w:tc>
          <w:tcPr>
            <w:tcW w:w="5386" w:type="dxa"/>
            <w:tcPrChange w:id="233" w:author="Erez Shabtai" w:date="2026-02-22T22:06:00Z" w16du:dateUtc="2026-02-22T20:06:00Z">
              <w:tcPr>
                <w:tcW w:w="4394" w:type="dxa"/>
              </w:tcPr>
            </w:tcPrChange>
          </w:tcPr>
          <w:p w14:paraId="61264688" w14:textId="5BCA8527" w:rsidR="00B508F3" w:rsidRDefault="00B508F3" w:rsidP="00B508F3">
            <w:pPr>
              <w:pStyle w:val="ListNumber"/>
              <w:rPr>
                <w:ins w:id="234" w:author="Erez Shabtai" w:date="2026-02-22T22:05:00Z" w16du:dateUtc="2026-02-22T20:05:00Z"/>
              </w:rPr>
            </w:pPr>
            <w:moveToRangeStart w:id="235" w:author="Erez Shabtai" w:date="2026-02-22T22:05:00Z" w:name="move222690335"/>
            <w:ins w:id="236" w:author="Erez Shabtai" w:date="2026-02-22T22:05:00Z" w16du:dateUtc="2026-02-22T20:05:00Z">
              <w:r w:rsidRPr="00C044A2">
                <w:t xml:space="preserve">N </w:t>
              </w:r>
              <w:r w:rsidRPr="00C044A2">
                <w:rPr>
                  <w:rFonts w:cs="Arial"/>
                  <w:rtl/>
                  <w:lang w:bidi="he-IL"/>
                </w:rPr>
                <w:t>ממשק חשמלי ותקשורת למחוש קרבה עבור מערכת</w:t>
              </w:r>
              <w:r w:rsidRPr="00C044A2">
                <w:t xml:space="preserve"> (D11).docx </w:t>
              </w:r>
            </w:ins>
          </w:p>
          <w:moveToRangeEnd w:id="235"/>
          <w:p w14:paraId="2F891A4C" w14:textId="77777777" w:rsidR="00B508F3" w:rsidRDefault="00B508F3">
            <w:pPr>
              <w:rPr>
                <w:ins w:id="237" w:author="Erez Shabtai" w:date="2026-02-22T22:03:00Z" w16du:dateUtc="2026-02-22T20:03:00Z"/>
              </w:rPr>
            </w:pPr>
          </w:p>
        </w:tc>
        <w:tc>
          <w:tcPr>
            <w:tcW w:w="3686" w:type="dxa"/>
            <w:tcPrChange w:id="238" w:author="Erez Shabtai" w:date="2026-02-22T22:06:00Z" w16du:dateUtc="2026-02-22T20:06:00Z">
              <w:tcPr>
                <w:tcW w:w="3544" w:type="dxa"/>
                <w:gridSpan w:val="2"/>
              </w:tcPr>
            </w:tcPrChange>
          </w:tcPr>
          <w:p w14:paraId="39C29D64" w14:textId="5BDC450E" w:rsidR="00B508F3" w:rsidRDefault="00B508F3">
            <w:pPr>
              <w:rPr>
                <w:ins w:id="239" w:author="Erez Shabtai" w:date="2026-02-22T22:03:00Z" w16du:dateUtc="2026-02-22T20:03:00Z"/>
              </w:rPr>
            </w:pPr>
            <w:ins w:id="240" w:author="Erez Shabtai" w:date="2026-02-22T22:07:00Z" w16du:dateUtc="2026-02-22T20:07:00Z">
              <w:r>
                <w:t>System requirements document</w:t>
              </w:r>
            </w:ins>
          </w:p>
        </w:tc>
      </w:tr>
      <w:tr w:rsidR="00B508F3" w14:paraId="64C9D0A3" w14:textId="77777777" w:rsidTr="00B508F3">
        <w:trPr>
          <w:ins w:id="241" w:author="Erez Shabtai" w:date="2026-02-22T22:05:00Z"/>
          <w:trPrChange w:id="242" w:author="Erez Shabtai" w:date="2026-02-22T22:06:00Z" w16du:dateUtc="2026-02-22T20:06:00Z">
            <w:trPr>
              <w:gridAfter w:val="0"/>
            </w:trPr>
          </w:trPrChange>
        </w:trPr>
        <w:tc>
          <w:tcPr>
            <w:tcW w:w="392" w:type="dxa"/>
            <w:tcPrChange w:id="243" w:author="Erez Shabtai" w:date="2026-02-22T22:06:00Z" w16du:dateUtc="2026-02-22T20:06:00Z">
              <w:tcPr>
                <w:tcW w:w="392" w:type="dxa"/>
              </w:tcPr>
            </w:tcPrChange>
          </w:tcPr>
          <w:p w14:paraId="7761BA75" w14:textId="23131F3C" w:rsidR="00B508F3" w:rsidRDefault="00B508F3">
            <w:pPr>
              <w:rPr>
                <w:ins w:id="244" w:author="Erez Shabtai" w:date="2026-02-22T22:05:00Z" w16du:dateUtc="2026-02-22T20:05:00Z"/>
              </w:rPr>
            </w:pPr>
            <w:ins w:id="245" w:author="Erez Shabtai" w:date="2026-02-22T22:07:00Z" w16du:dateUtc="2026-02-22T20:07:00Z">
              <w:r>
                <w:t>4</w:t>
              </w:r>
            </w:ins>
          </w:p>
        </w:tc>
        <w:tc>
          <w:tcPr>
            <w:tcW w:w="5386" w:type="dxa"/>
            <w:tcPrChange w:id="246" w:author="Erez Shabtai" w:date="2026-02-22T22:06:00Z" w16du:dateUtc="2026-02-22T20:06:00Z">
              <w:tcPr>
                <w:tcW w:w="4394" w:type="dxa"/>
              </w:tcPr>
            </w:tcPrChange>
          </w:tcPr>
          <w:p w14:paraId="67686960" w14:textId="6A388110" w:rsidR="00B508F3" w:rsidRDefault="00B508F3" w:rsidP="00B508F3">
            <w:pPr>
              <w:pStyle w:val="ListNumber"/>
              <w:rPr>
                <w:ins w:id="247" w:author="Erez Shabtai" w:date="2026-02-22T22:05:00Z" w16du:dateUtc="2026-02-22T20:05:00Z"/>
              </w:rPr>
            </w:pPr>
            <w:moveToRangeStart w:id="248" w:author="Erez Shabtai" w:date="2026-02-22T22:05:00Z" w:name="move222690369"/>
            <w:ins w:id="249" w:author="Erez Shabtai" w:date="2026-02-22T22:05:00Z" w16du:dateUtc="2026-02-22T20:05:00Z">
              <w:r w:rsidRPr="00C044A2">
                <w:t xml:space="preserve">84r023601.pdf </w:t>
              </w:r>
            </w:ins>
          </w:p>
          <w:moveToRangeEnd w:id="248"/>
          <w:p w14:paraId="7B3B1156" w14:textId="77777777" w:rsidR="00B508F3" w:rsidRDefault="00B508F3" w:rsidP="00B508F3">
            <w:pPr>
              <w:pStyle w:val="ListNumber"/>
              <w:rPr>
                <w:ins w:id="250" w:author="Erez Shabtai" w:date="2026-02-22T22:05:00Z" w16du:dateUtc="2026-02-22T20:05:00Z"/>
              </w:rPr>
            </w:pPr>
          </w:p>
        </w:tc>
        <w:tc>
          <w:tcPr>
            <w:tcW w:w="3686" w:type="dxa"/>
            <w:tcPrChange w:id="251" w:author="Erez Shabtai" w:date="2026-02-22T22:06:00Z" w16du:dateUtc="2026-02-22T20:06:00Z">
              <w:tcPr>
                <w:tcW w:w="3544" w:type="dxa"/>
                <w:gridSpan w:val="2"/>
              </w:tcPr>
            </w:tcPrChange>
          </w:tcPr>
          <w:p w14:paraId="241513BE" w14:textId="63A144BA" w:rsidR="00B508F3" w:rsidRDefault="00B508F3">
            <w:pPr>
              <w:rPr>
                <w:ins w:id="252" w:author="Erez Shabtai" w:date="2026-02-22T22:05:00Z" w16du:dateUtc="2026-02-22T20:05:00Z"/>
              </w:rPr>
            </w:pPr>
            <w:ins w:id="253" w:author="Erez Shabtai" w:date="2026-02-22T22:07:00Z" w16du:dateUtc="2026-02-22T20:07:00Z">
              <w:r>
                <w:t>HW schematics</w:t>
              </w:r>
            </w:ins>
          </w:p>
        </w:tc>
      </w:tr>
    </w:tbl>
    <w:p w14:paraId="44365C2A" w14:textId="718426B9" w:rsidR="00B508F3" w:rsidDel="00B508F3" w:rsidRDefault="00B508F3">
      <w:pPr>
        <w:rPr>
          <w:del w:id="254" w:author="Erez Shabtai" w:date="2026-02-22T22:07:00Z" w16du:dateUtc="2026-02-22T20:07:00Z"/>
        </w:rPr>
      </w:pPr>
    </w:p>
    <w:p w14:paraId="14E4CBB9" w14:textId="5108700C" w:rsidR="00FA447F" w:rsidDel="00B508F3" w:rsidRDefault="000A54FD">
      <w:pPr>
        <w:pStyle w:val="ListNumber"/>
        <w:rPr>
          <w:del w:id="255" w:author="Erez Shabtai" w:date="2026-02-22T22:04:00Z" w16du:dateUtc="2026-02-22T20:04:00Z"/>
        </w:rPr>
      </w:pPr>
      <w:del w:id="256" w:author="Erez Shabtai" w:date="2026-02-22T22:04:00Z" w16du:dateUtc="2026-02-22T20:04:00Z">
        <w:r w:rsidDel="00B508F3">
          <w:delText>NATO AOP-52, "Software Safety Assessment of Defence Systems Containing Programmable Electronics"</w:delText>
        </w:r>
      </w:del>
    </w:p>
    <w:p w14:paraId="28682F6E" w14:textId="5275A2B5" w:rsidR="00FA447F" w:rsidDel="00B508F3" w:rsidRDefault="000A54FD">
      <w:pPr>
        <w:pStyle w:val="ListNumber"/>
        <w:rPr>
          <w:del w:id="257" w:author="Erez Shabtai" w:date="2026-02-22T22:05:00Z" w16du:dateUtc="2026-02-22T20:05:00Z"/>
        </w:rPr>
      </w:pPr>
      <w:del w:id="258" w:author="Erez Shabtai" w:date="2026-02-22T22:05:00Z" w16du:dateUtc="2026-02-22T20:05:00Z">
        <w:r w:rsidDel="00B508F3">
          <w:delText>IEC 61508, "Functional Safety of Electrical/Electronic/Programmable Electronic Safety-related Systems"</w:delText>
        </w:r>
      </w:del>
    </w:p>
    <w:p w14:paraId="3FF063C8" w14:textId="79058697" w:rsidR="00C044A2" w:rsidDel="00B508F3" w:rsidRDefault="00C044A2">
      <w:pPr>
        <w:pStyle w:val="ListNumber"/>
        <w:rPr>
          <w:del w:id="259" w:author="Erez Shabtai" w:date="2026-02-22T22:05:00Z" w16du:dateUtc="2026-02-22T20:05:00Z"/>
        </w:rPr>
      </w:pPr>
      <w:del w:id="260" w:author="Erez Shabtai" w:date="2026-02-22T22:05:00Z" w16du:dateUtc="2026-02-22T20:05:00Z">
        <w:r w:rsidDel="00B508F3">
          <w:delText xml:space="preserve">System requirements document - </w:delText>
        </w:r>
        <w:r w:rsidRPr="00C044A2" w:rsidDel="00B508F3">
          <w:delText xml:space="preserve">N </w:delText>
        </w:r>
        <w:r w:rsidRPr="00C044A2" w:rsidDel="00B508F3">
          <w:rPr>
            <w:rFonts w:cs="Arial"/>
            <w:rtl/>
            <w:lang w:bidi="he-IL"/>
          </w:rPr>
          <w:delText>ממשק חשמלי ותקשורת למחוש קרבה עבור מערכת</w:delText>
        </w:r>
        <w:r w:rsidRPr="00C044A2" w:rsidDel="00B508F3">
          <w:delText xml:space="preserve"> (D11).docx </w:delText>
        </w:r>
      </w:del>
    </w:p>
    <w:p w14:paraId="0430BAD0" w14:textId="4EDFE89D" w:rsidR="00FA447F" w:rsidDel="00B508F3" w:rsidRDefault="00C044A2">
      <w:pPr>
        <w:pStyle w:val="ListNumber"/>
        <w:rPr>
          <w:del w:id="261" w:author="Erez Shabtai" w:date="2026-02-22T22:05:00Z" w16du:dateUtc="2026-02-22T20:05:00Z"/>
        </w:rPr>
      </w:pPr>
      <w:del w:id="262" w:author="Erez Shabtai" w:date="2026-02-22T22:05:00Z" w16du:dateUtc="2026-02-22T20:05:00Z">
        <w:r w:rsidDel="00B508F3">
          <w:delText xml:space="preserve">HW schematics - </w:delText>
        </w:r>
        <w:r w:rsidRPr="00C044A2" w:rsidDel="00B508F3">
          <w:delText xml:space="preserve">84r023601.pdf </w:delText>
        </w:r>
      </w:del>
    </w:p>
    <w:p w14:paraId="07BD7206" w14:textId="2BFCDC7A" w:rsidR="00FA447F" w:rsidRDefault="000A54FD">
      <w:pPr>
        <w:pStyle w:val="Heading2"/>
      </w:pPr>
      <w:bookmarkStart w:id="263" w:name="_Toc222106919"/>
      <w:r>
        <w:t>1.</w:t>
      </w:r>
      <w:ins w:id="264" w:author="Erez Shabtai" w:date="2026-02-22T22:07:00Z" w16du:dateUtc="2026-02-22T20:07:00Z">
        <w:r w:rsidR="00B508F3">
          <w:t>4</w:t>
        </w:r>
      </w:ins>
      <w:del w:id="265" w:author="Erez Shabtai" w:date="2026-02-22T22:07:00Z" w16du:dateUtc="2026-02-22T20:07:00Z">
        <w:r w:rsidDel="00B508F3">
          <w:delText>5</w:delText>
        </w:r>
      </w:del>
      <w:r>
        <w:t xml:space="preserve"> Overview</w:t>
      </w:r>
      <w:bookmarkEnd w:id="263"/>
    </w:p>
    <w:p w14:paraId="09CBFB58" w14:textId="77777777" w:rsidR="00FA447F" w:rsidRDefault="000A54FD">
      <w:r>
        <w:t>This SRS is organized according to AOP-52 requirements for safety-critical software documentation. All requirements are uniquely identified using the format: REQ-[Category]-[Number] (e.g., REQ-FUNC-001)</w:t>
      </w:r>
    </w:p>
    <w:p w14:paraId="578689EA" w14:textId="77777777" w:rsidR="00FA447F" w:rsidRDefault="000A54FD">
      <w:pPr>
        <w:pStyle w:val="Heading1"/>
      </w:pPr>
      <w:bookmarkStart w:id="266" w:name="_Toc222106920"/>
      <w:r>
        <w:lastRenderedPageBreak/>
        <w:t>2. Overall Description</w:t>
      </w:r>
      <w:bookmarkEnd w:id="266"/>
    </w:p>
    <w:p w14:paraId="5F65C786" w14:textId="77777777" w:rsidR="00FA447F" w:rsidRDefault="000A54FD">
      <w:pPr>
        <w:pStyle w:val="Heading2"/>
      </w:pPr>
      <w:bookmarkStart w:id="267" w:name="_Toc222106921"/>
      <w:r>
        <w:t>2.1 Product Perspective</w:t>
      </w:r>
      <w:bookmarkEnd w:id="267"/>
    </w:p>
    <w:bookmarkStart w:id="268" w:name="_Toc222106922"/>
    <w:bookmarkEnd w:id="268"/>
    <w:p w14:paraId="20CE632F" w14:textId="77777777" w:rsidR="001051CA" w:rsidRDefault="009F756A">
      <w:pPr>
        <w:pStyle w:val="Heading2"/>
        <w:rPr>
          <w:rFonts w:cs="Arial"/>
        </w:rPr>
      </w:pPr>
      <w:r w:rsidRPr="00D2409A">
        <w:rPr>
          <w:rFonts w:cs="Arial"/>
        </w:rPr>
        <w:object w:dxaOrig="10123" w:dyaOrig="11831" w14:anchorId="2644A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4pt;height:561.6pt" o:ole="">
            <v:imagedata r:id="rId10" o:title=""/>
          </v:shape>
          <o:OLEObject Type="Embed" ProgID="Visio.Drawing.11" ShapeID="_x0000_i1025" DrawAspect="Content" ObjectID="_1834558595" r:id="rId11"/>
        </w:object>
      </w:r>
    </w:p>
    <w:p w14:paraId="5EA440A3" w14:textId="28BFB6FA" w:rsidR="00FA447F" w:rsidRDefault="009F756A">
      <w:pPr>
        <w:pStyle w:val="Heading2"/>
      </w:pPr>
      <w:bookmarkStart w:id="269" w:name="_Toc222106923"/>
      <w:r>
        <w:lastRenderedPageBreak/>
        <w:t>2.2 Product Functions</w:t>
      </w:r>
      <w:bookmarkEnd w:id="269"/>
    </w:p>
    <w:p w14:paraId="65FDECD5" w14:textId="77777777" w:rsidR="001051CA" w:rsidRDefault="001051CA" w:rsidP="001051CA">
      <w:r>
        <w:t>The software shall provide the following major functions:</w:t>
      </w:r>
    </w:p>
    <w:p w14:paraId="5973A482" w14:textId="46511372" w:rsidR="001051CA" w:rsidRDefault="001051CA" w:rsidP="001051CA">
      <w:pPr>
        <w:pStyle w:val="ListNumber"/>
        <w:numPr>
          <w:ilvl w:val="0"/>
          <w:numId w:val="5"/>
        </w:numPr>
      </w:pPr>
      <w:r>
        <w:t xml:space="preserve">Initiate the </w:t>
      </w:r>
      <w:del w:id="270" w:author="Erez Shabtai" w:date="2026-03-09T10:29:00Z" w16du:dateUtc="2026-03-09T08:29:00Z">
        <w:r w:rsidDel="00523CD5">
          <w:delText xml:space="preserve">fuze </w:delText>
        </w:r>
      </w:del>
      <w:ins w:id="271" w:author="Erez Shabtai" w:date="2026-03-09T10:29:00Z" w16du:dateUtc="2026-03-09T08:29:00Z">
        <w:r w:rsidR="00523CD5">
          <w:t>Advance Noga</w:t>
        </w:r>
        <w:r w:rsidR="00523CD5">
          <w:t xml:space="preserve"> </w:t>
        </w:r>
      </w:ins>
      <w:r>
        <w:t>sensor</w:t>
      </w:r>
    </w:p>
    <w:p w14:paraId="447AF61A" w14:textId="77777777" w:rsidR="001051CA" w:rsidRDefault="001051CA" w:rsidP="001051CA">
      <w:pPr>
        <w:pStyle w:val="ListNumber"/>
        <w:numPr>
          <w:ilvl w:val="1"/>
          <w:numId w:val="5"/>
        </w:numPr>
      </w:pPr>
      <w:r>
        <w:t>Initiate all peripherals</w:t>
      </w:r>
    </w:p>
    <w:p w14:paraId="3C402C58" w14:textId="77777777" w:rsidR="001051CA" w:rsidRDefault="001051CA" w:rsidP="001051CA">
      <w:pPr>
        <w:pStyle w:val="ListNumber"/>
        <w:numPr>
          <w:ilvl w:val="1"/>
          <w:numId w:val="5"/>
        </w:numPr>
      </w:pPr>
      <w:r>
        <w:t>Initiate algorithm</w:t>
      </w:r>
    </w:p>
    <w:p w14:paraId="04F21133" w14:textId="77777777" w:rsidR="001051CA" w:rsidRDefault="001051CA" w:rsidP="001051CA">
      <w:pPr>
        <w:pStyle w:val="ListNumber"/>
        <w:numPr>
          <w:ilvl w:val="1"/>
          <w:numId w:val="5"/>
        </w:numPr>
      </w:pPr>
      <w:r>
        <w:t>Built In Test at start</w:t>
      </w:r>
    </w:p>
    <w:p w14:paraId="558A9436" w14:textId="77777777" w:rsidR="001051CA" w:rsidRDefault="001051CA" w:rsidP="001051CA">
      <w:pPr>
        <w:pStyle w:val="ListNumber"/>
        <w:numPr>
          <w:ilvl w:val="0"/>
          <w:numId w:val="5"/>
        </w:numPr>
      </w:pPr>
      <w:r>
        <w:t>Implement algorithm to constantly measure height from analog samples</w:t>
      </w:r>
    </w:p>
    <w:p w14:paraId="4064CEC8" w14:textId="77777777" w:rsidR="001051CA" w:rsidRDefault="001051CA" w:rsidP="001051CA">
      <w:pPr>
        <w:pStyle w:val="ListNumber"/>
        <w:numPr>
          <w:ilvl w:val="0"/>
          <w:numId w:val="5"/>
        </w:numPr>
      </w:pPr>
      <w:r>
        <w:t>Save analog samples in real time to nonvolatile flash memory</w:t>
      </w:r>
    </w:p>
    <w:p w14:paraId="765DAF76" w14:textId="2634C087" w:rsidR="001051CA" w:rsidRDefault="001051CA" w:rsidP="001051CA">
      <w:pPr>
        <w:pStyle w:val="ListNumber"/>
        <w:numPr>
          <w:ilvl w:val="0"/>
          <w:numId w:val="5"/>
        </w:numPr>
      </w:pPr>
      <w:r>
        <w:t>Constant Built In Test</w:t>
      </w:r>
      <w:ins w:id="272" w:author="Erez Shabtai" w:date="2026-02-22T22:10:00Z" w16du:dateUtc="2026-02-22T20:10:00Z">
        <w:r w:rsidR="004526D3">
          <w:t xml:space="preserve"> – TBD if required</w:t>
        </w:r>
      </w:ins>
    </w:p>
    <w:p w14:paraId="032135C9" w14:textId="72B7C29F" w:rsidR="001051CA" w:rsidRDefault="001051CA" w:rsidP="001051CA">
      <w:pPr>
        <w:pStyle w:val="ListNumber"/>
        <w:numPr>
          <w:ilvl w:val="0"/>
          <w:numId w:val="5"/>
        </w:numPr>
      </w:pPr>
      <w:r>
        <w:t xml:space="preserve">Communicate with the </w:t>
      </w:r>
      <w:del w:id="273" w:author="Erez Shabtai" w:date="2026-02-22T22:12:00Z" w16du:dateUtc="2026-02-22T20:12:00Z">
        <w:r w:rsidDel="004526D3">
          <w:delText xml:space="preserve">fuze </w:delText>
        </w:r>
      </w:del>
      <w:ins w:id="274" w:author="Erez Shabtai" w:date="2026-02-22T22:12:00Z" w16du:dateUtc="2026-02-22T20:12:00Z">
        <w:r w:rsidR="004526D3">
          <w:t xml:space="preserve">WP </w:t>
        </w:r>
      </w:ins>
      <w:r>
        <w:t>through UART (RS422)</w:t>
      </w:r>
    </w:p>
    <w:p w14:paraId="2C19137F" w14:textId="77777777" w:rsidR="001051CA" w:rsidRDefault="001051CA" w:rsidP="001051CA">
      <w:pPr>
        <w:pStyle w:val="ListNumber"/>
        <w:numPr>
          <w:ilvl w:val="0"/>
          <w:numId w:val="5"/>
        </w:numPr>
        <w:rPr>
          <w:ins w:id="275" w:author="Erez Shabtai" w:date="2026-02-22T22:10:00Z" w16du:dateUtc="2026-02-22T20:10:00Z"/>
        </w:rPr>
      </w:pPr>
      <w:r>
        <w:t>Decide when and activate fuze</w:t>
      </w:r>
    </w:p>
    <w:p w14:paraId="6B1B553B" w14:textId="2C0B7F3C" w:rsidR="004526D3" w:rsidRDefault="004526D3" w:rsidP="001051CA">
      <w:pPr>
        <w:pStyle w:val="ListNumber"/>
        <w:numPr>
          <w:ilvl w:val="0"/>
          <w:numId w:val="5"/>
        </w:numPr>
        <w:rPr>
          <w:ins w:id="276" w:author="Erez Shabtai" w:date="2026-02-22T22:10:00Z" w16du:dateUtc="2026-02-22T20:10:00Z"/>
        </w:rPr>
      </w:pPr>
      <w:ins w:id="277" w:author="Erez Shabtai" w:date="2026-02-22T22:10:00Z" w16du:dateUtc="2026-02-22T20:10:00Z">
        <w:r>
          <w:t>Test mode</w:t>
        </w:r>
      </w:ins>
    </w:p>
    <w:p w14:paraId="518A160A" w14:textId="6EBB303E" w:rsidR="004526D3" w:rsidRDefault="004526D3" w:rsidP="001051CA">
      <w:pPr>
        <w:pStyle w:val="ListNumber"/>
        <w:numPr>
          <w:ilvl w:val="0"/>
          <w:numId w:val="5"/>
        </w:numPr>
        <w:rPr>
          <w:ins w:id="278" w:author="Erez Shabtai" w:date="2026-02-22T22:10:00Z" w16du:dateUtc="2026-02-22T20:10:00Z"/>
        </w:rPr>
      </w:pPr>
      <w:ins w:id="279" w:author="Erez Shabtai" w:date="2026-02-22T22:10:00Z" w16du:dateUtc="2026-02-22T20:10:00Z">
        <w:r>
          <w:t>Firmware update</w:t>
        </w:r>
      </w:ins>
    </w:p>
    <w:p w14:paraId="2AE45903" w14:textId="2C70F8CA" w:rsidR="004526D3" w:rsidDel="004526D3" w:rsidRDefault="004526D3" w:rsidP="001051CA">
      <w:pPr>
        <w:pStyle w:val="ListNumber"/>
        <w:numPr>
          <w:ilvl w:val="0"/>
          <w:numId w:val="5"/>
        </w:numPr>
        <w:rPr>
          <w:del w:id="280" w:author="Erez Shabtai" w:date="2026-02-22T22:10:00Z" w16du:dateUtc="2026-02-22T20:10:00Z"/>
        </w:rPr>
      </w:pPr>
    </w:p>
    <w:p w14:paraId="1BCD48FD" w14:textId="77777777" w:rsidR="001051CA" w:rsidRDefault="001051CA" w:rsidP="001051CA">
      <w:pPr>
        <w:pStyle w:val="ListNumber"/>
      </w:pPr>
    </w:p>
    <w:p w14:paraId="0C969FB8" w14:textId="01B1C15D" w:rsidR="00FA447F" w:rsidRDefault="000A54FD">
      <w:pPr>
        <w:pStyle w:val="Heading2"/>
        <w:rPr>
          <w:ins w:id="281" w:author="Erez Shabtai" w:date="2026-02-22T22:08:00Z" w16du:dateUtc="2026-02-22T20:08:00Z"/>
        </w:rPr>
      </w:pPr>
      <w:bookmarkStart w:id="282" w:name="_Toc222106924"/>
      <w:r>
        <w:t>2.3 User Characteristics</w:t>
      </w:r>
      <w:bookmarkEnd w:id="282"/>
    </w:p>
    <w:p w14:paraId="02194741" w14:textId="0BCFCF86" w:rsidR="00B508F3" w:rsidRPr="00B508F3" w:rsidRDefault="00B508F3">
      <w:pPr>
        <w:pPrChange w:id="283" w:author="Erez Shabtai" w:date="2026-02-22T22:08:00Z" w16du:dateUtc="2026-02-22T20:08:00Z">
          <w:pPr>
            <w:pStyle w:val="Heading2"/>
          </w:pPr>
        </w:pPrChange>
      </w:pPr>
      <w:ins w:id="284" w:author="Erez Shabtai" w:date="2026-02-22T22:08:00Z" w16du:dateUtc="2026-02-22T20:08:00Z">
        <w:r>
          <w:t>N/A</w:t>
        </w:r>
      </w:ins>
    </w:p>
    <w:tbl>
      <w:tblPr>
        <w:tblStyle w:val="LightGrid-Accent1"/>
        <w:tblW w:w="0" w:type="auto"/>
        <w:tblLook w:val="04A0" w:firstRow="1" w:lastRow="0" w:firstColumn="1" w:lastColumn="0" w:noHBand="0" w:noVBand="1"/>
      </w:tblPr>
      <w:tblGrid>
        <w:gridCol w:w="2156"/>
        <w:gridCol w:w="2155"/>
        <w:gridCol w:w="2155"/>
        <w:gridCol w:w="2154"/>
      </w:tblGrid>
      <w:tr w:rsidR="00FA447F" w14:paraId="08660492"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79FF5C" w14:textId="464CE223" w:rsidR="00FA447F" w:rsidRDefault="000A54FD">
            <w:del w:id="285" w:author="Erez Shabtai" w:date="2026-02-22T22:08:00Z" w16du:dateUtc="2026-02-22T20:08:00Z">
              <w:r w:rsidDel="00B508F3">
                <w:delText>User Class</w:delText>
              </w:r>
            </w:del>
          </w:p>
        </w:tc>
        <w:tc>
          <w:tcPr>
            <w:tcW w:w="2160" w:type="dxa"/>
          </w:tcPr>
          <w:p w14:paraId="284611AA" w14:textId="7132D61C" w:rsidR="00FA447F" w:rsidRDefault="000A54FD">
            <w:pPr>
              <w:cnfStyle w:val="100000000000" w:firstRow="1" w:lastRow="0" w:firstColumn="0" w:lastColumn="0" w:oddVBand="0" w:evenVBand="0" w:oddHBand="0" w:evenHBand="0" w:firstRowFirstColumn="0" w:firstRowLastColumn="0" w:lastRowFirstColumn="0" w:lastRowLastColumn="0"/>
            </w:pPr>
            <w:del w:id="286" w:author="Erez Shabtai" w:date="2026-02-22T22:08:00Z" w16du:dateUtc="2026-02-22T20:08:00Z">
              <w:r w:rsidDel="00B508F3">
                <w:delText>Description</w:delText>
              </w:r>
            </w:del>
          </w:p>
        </w:tc>
        <w:tc>
          <w:tcPr>
            <w:tcW w:w="2160" w:type="dxa"/>
          </w:tcPr>
          <w:p w14:paraId="232064CD" w14:textId="0863A162" w:rsidR="00FA447F" w:rsidRDefault="000A54FD">
            <w:pPr>
              <w:cnfStyle w:val="100000000000" w:firstRow="1" w:lastRow="0" w:firstColumn="0" w:lastColumn="0" w:oddVBand="0" w:evenVBand="0" w:oddHBand="0" w:evenHBand="0" w:firstRowFirstColumn="0" w:firstRowLastColumn="0" w:lastRowFirstColumn="0" w:lastRowLastColumn="0"/>
            </w:pPr>
            <w:del w:id="287" w:author="Erez Shabtai" w:date="2026-02-22T22:08:00Z" w16du:dateUtc="2026-02-22T20:08:00Z">
              <w:r w:rsidDel="00B508F3">
                <w:delText>Technical Expertise</w:delText>
              </w:r>
            </w:del>
          </w:p>
        </w:tc>
        <w:tc>
          <w:tcPr>
            <w:tcW w:w="2160" w:type="dxa"/>
          </w:tcPr>
          <w:p w14:paraId="2CC7CF3C" w14:textId="60AA82AA" w:rsidR="00FA447F" w:rsidRDefault="000A54FD">
            <w:pPr>
              <w:cnfStyle w:val="100000000000" w:firstRow="1" w:lastRow="0" w:firstColumn="0" w:lastColumn="0" w:oddVBand="0" w:evenVBand="0" w:oddHBand="0" w:evenHBand="0" w:firstRowFirstColumn="0" w:firstRowLastColumn="0" w:lastRowFirstColumn="0" w:lastRowLastColumn="0"/>
            </w:pPr>
            <w:del w:id="288" w:author="Erez Shabtai" w:date="2026-02-22T22:08:00Z" w16du:dateUtc="2026-02-22T20:08:00Z">
              <w:r w:rsidDel="00B508F3">
                <w:delText>Frequency of Use</w:delText>
              </w:r>
            </w:del>
          </w:p>
        </w:tc>
      </w:tr>
      <w:tr w:rsidR="00FA447F" w14:paraId="4915365B"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CA0B5D" w14:textId="4DC7A52A" w:rsidR="00FA447F" w:rsidRDefault="000A54FD">
            <w:del w:id="289" w:author="Erez Shabtai" w:date="2026-02-22T22:08:00Z" w16du:dateUtc="2026-02-22T20:08:00Z">
              <w:r w:rsidDel="00B508F3">
                <w:delText>Operator</w:delText>
              </w:r>
            </w:del>
          </w:p>
        </w:tc>
        <w:tc>
          <w:tcPr>
            <w:tcW w:w="2160" w:type="dxa"/>
          </w:tcPr>
          <w:p w14:paraId="7E22BCB5" w14:textId="6C3BD0D6" w:rsidR="00FA447F" w:rsidRDefault="000A54FD">
            <w:pPr>
              <w:cnfStyle w:val="000000100000" w:firstRow="0" w:lastRow="0" w:firstColumn="0" w:lastColumn="0" w:oddVBand="0" w:evenVBand="0" w:oddHBand="1" w:evenHBand="0" w:firstRowFirstColumn="0" w:firstRowLastColumn="0" w:lastRowFirstColumn="0" w:lastRowLastColumn="0"/>
            </w:pPr>
            <w:del w:id="290" w:author="Erez Shabtai" w:date="2026-02-22T22:08:00Z" w16du:dateUtc="2026-02-22T20:08:00Z">
              <w:r w:rsidDel="00B508F3">
                <w:delText>End user operating the system</w:delText>
              </w:r>
            </w:del>
          </w:p>
        </w:tc>
        <w:tc>
          <w:tcPr>
            <w:tcW w:w="2160" w:type="dxa"/>
          </w:tcPr>
          <w:p w14:paraId="15AE685D" w14:textId="351470E5" w:rsidR="00FA447F" w:rsidRDefault="000A54FD">
            <w:pPr>
              <w:cnfStyle w:val="000000100000" w:firstRow="0" w:lastRow="0" w:firstColumn="0" w:lastColumn="0" w:oddVBand="0" w:evenVBand="0" w:oddHBand="1" w:evenHBand="0" w:firstRowFirstColumn="0" w:firstRowLastColumn="0" w:lastRowFirstColumn="0" w:lastRowLastColumn="0"/>
            </w:pPr>
            <w:del w:id="291" w:author="Erez Shabtai" w:date="2026-02-22T22:08:00Z" w16du:dateUtc="2026-02-22T20:08:00Z">
              <w:r w:rsidDel="00B508F3">
                <w:delText>Basic</w:delText>
              </w:r>
            </w:del>
          </w:p>
        </w:tc>
        <w:tc>
          <w:tcPr>
            <w:tcW w:w="2160" w:type="dxa"/>
          </w:tcPr>
          <w:p w14:paraId="5EE66DF5" w14:textId="0E8C3D32" w:rsidR="00FA447F" w:rsidRDefault="000A54FD">
            <w:pPr>
              <w:cnfStyle w:val="000000100000" w:firstRow="0" w:lastRow="0" w:firstColumn="0" w:lastColumn="0" w:oddVBand="0" w:evenVBand="0" w:oddHBand="1" w:evenHBand="0" w:firstRowFirstColumn="0" w:firstRowLastColumn="0" w:lastRowFirstColumn="0" w:lastRowLastColumn="0"/>
            </w:pPr>
            <w:del w:id="292" w:author="Erez Shabtai" w:date="2026-02-22T22:08:00Z" w16du:dateUtc="2026-02-22T20:08:00Z">
              <w:r w:rsidDel="00B508F3">
                <w:delText>Daily</w:delText>
              </w:r>
            </w:del>
          </w:p>
        </w:tc>
      </w:tr>
      <w:tr w:rsidR="00FA447F" w14:paraId="1433F75A"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D31F8B" w14:textId="7D5A7047" w:rsidR="00FA447F" w:rsidRDefault="000A54FD">
            <w:del w:id="293" w:author="Erez Shabtai" w:date="2026-02-22T22:08:00Z" w16du:dateUtc="2026-02-22T20:08:00Z">
              <w:r w:rsidDel="00B508F3">
                <w:delText>Maintainer</w:delText>
              </w:r>
            </w:del>
          </w:p>
        </w:tc>
        <w:tc>
          <w:tcPr>
            <w:tcW w:w="2160" w:type="dxa"/>
          </w:tcPr>
          <w:p w14:paraId="376DF336" w14:textId="0E6CC1FB" w:rsidR="00FA447F" w:rsidRDefault="000A54FD">
            <w:pPr>
              <w:cnfStyle w:val="000000010000" w:firstRow="0" w:lastRow="0" w:firstColumn="0" w:lastColumn="0" w:oddVBand="0" w:evenVBand="0" w:oddHBand="0" w:evenHBand="1" w:firstRowFirstColumn="0" w:firstRowLastColumn="0" w:lastRowFirstColumn="0" w:lastRowLastColumn="0"/>
            </w:pPr>
            <w:del w:id="294" w:author="Erez Shabtai" w:date="2026-02-22T22:08:00Z" w16du:dateUtc="2026-02-22T20:08:00Z">
              <w:r w:rsidDel="00B508F3">
                <w:delText>Performs diagnostics and maintenance</w:delText>
              </w:r>
            </w:del>
          </w:p>
        </w:tc>
        <w:tc>
          <w:tcPr>
            <w:tcW w:w="2160" w:type="dxa"/>
          </w:tcPr>
          <w:p w14:paraId="10181EAF" w14:textId="5D89E6EC" w:rsidR="00FA447F" w:rsidRDefault="000A54FD">
            <w:pPr>
              <w:cnfStyle w:val="000000010000" w:firstRow="0" w:lastRow="0" w:firstColumn="0" w:lastColumn="0" w:oddVBand="0" w:evenVBand="0" w:oddHBand="0" w:evenHBand="1" w:firstRowFirstColumn="0" w:firstRowLastColumn="0" w:lastRowFirstColumn="0" w:lastRowLastColumn="0"/>
            </w:pPr>
            <w:del w:id="295" w:author="Erez Shabtai" w:date="2026-02-22T22:08:00Z" w16du:dateUtc="2026-02-22T20:08:00Z">
              <w:r w:rsidDel="00B508F3">
                <w:delText>Intermediate</w:delText>
              </w:r>
            </w:del>
          </w:p>
        </w:tc>
        <w:tc>
          <w:tcPr>
            <w:tcW w:w="2160" w:type="dxa"/>
          </w:tcPr>
          <w:p w14:paraId="085DDEAB" w14:textId="7F182D2C" w:rsidR="00FA447F" w:rsidRDefault="000A54FD">
            <w:pPr>
              <w:cnfStyle w:val="000000010000" w:firstRow="0" w:lastRow="0" w:firstColumn="0" w:lastColumn="0" w:oddVBand="0" w:evenVBand="0" w:oddHBand="0" w:evenHBand="1" w:firstRowFirstColumn="0" w:firstRowLastColumn="0" w:lastRowFirstColumn="0" w:lastRowLastColumn="0"/>
            </w:pPr>
            <w:del w:id="296" w:author="Erez Shabtai" w:date="2026-02-22T22:08:00Z" w16du:dateUtc="2026-02-22T20:08:00Z">
              <w:r w:rsidDel="00B508F3">
                <w:delText>Weekly</w:delText>
              </w:r>
            </w:del>
          </w:p>
        </w:tc>
      </w:tr>
      <w:tr w:rsidR="00FA447F" w14:paraId="3FC88C75"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4F823" w14:textId="112AB07B" w:rsidR="00FA447F" w:rsidRDefault="000A54FD">
            <w:del w:id="297" w:author="Erez Shabtai" w:date="2026-02-22T22:08:00Z" w16du:dateUtc="2026-02-22T20:08:00Z">
              <w:r w:rsidDel="00B508F3">
                <w:delText>Administrator</w:delText>
              </w:r>
            </w:del>
          </w:p>
        </w:tc>
        <w:tc>
          <w:tcPr>
            <w:tcW w:w="2160" w:type="dxa"/>
          </w:tcPr>
          <w:p w14:paraId="5BD01248" w14:textId="305A3EDF" w:rsidR="00FA447F" w:rsidRDefault="000A54FD">
            <w:pPr>
              <w:cnfStyle w:val="000000100000" w:firstRow="0" w:lastRow="0" w:firstColumn="0" w:lastColumn="0" w:oddVBand="0" w:evenVBand="0" w:oddHBand="1" w:evenHBand="0" w:firstRowFirstColumn="0" w:firstRowLastColumn="0" w:lastRowFirstColumn="0" w:lastRowLastColumn="0"/>
            </w:pPr>
            <w:del w:id="298" w:author="Erez Shabtai" w:date="2026-02-22T22:08:00Z" w16du:dateUtc="2026-02-22T20:08:00Z">
              <w:r w:rsidDel="00B508F3">
                <w:delText>System configuration and management</w:delText>
              </w:r>
            </w:del>
          </w:p>
        </w:tc>
        <w:tc>
          <w:tcPr>
            <w:tcW w:w="2160" w:type="dxa"/>
          </w:tcPr>
          <w:p w14:paraId="585A3D81" w14:textId="3681E5D0" w:rsidR="00FA447F" w:rsidRDefault="000A54FD">
            <w:pPr>
              <w:cnfStyle w:val="000000100000" w:firstRow="0" w:lastRow="0" w:firstColumn="0" w:lastColumn="0" w:oddVBand="0" w:evenVBand="0" w:oddHBand="1" w:evenHBand="0" w:firstRowFirstColumn="0" w:firstRowLastColumn="0" w:lastRowFirstColumn="0" w:lastRowLastColumn="0"/>
            </w:pPr>
            <w:del w:id="299" w:author="Erez Shabtai" w:date="2026-02-22T22:08:00Z" w16du:dateUtc="2026-02-22T20:08:00Z">
              <w:r w:rsidDel="00B508F3">
                <w:delText>Advanced</w:delText>
              </w:r>
            </w:del>
          </w:p>
        </w:tc>
        <w:tc>
          <w:tcPr>
            <w:tcW w:w="2160" w:type="dxa"/>
          </w:tcPr>
          <w:p w14:paraId="18F6668A" w14:textId="1192598B" w:rsidR="00FA447F" w:rsidRDefault="000A54FD">
            <w:pPr>
              <w:cnfStyle w:val="000000100000" w:firstRow="0" w:lastRow="0" w:firstColumn="0" w:lastColumn="0" w:oddVBand="0" w:evenVBand="0" w:oddHBand="1" w:evenHBand="0" w:firstRowFirstColumn="0" w:firstRowLastColumn="0" w:lastRowFirstColumn="0" w:lastRowLastColumn="0"/>
            </w:pPr>
            <w:del w:id="300" w:author="Erez Shabtai" w:date="2026-02-22T22:08:00Z" w16du:dateUtc="2026-02-22T20:08:00Z">
              <w:r w:rsidDel="00B508F3">
                <w:delText>Monthly</w:delText>
              </w:r>
            </w:del>
          </w:p>
        </w:tc>
      </w:tr>
    </w:tbl>
    <w:p w14:paraId="0BC1338F" w14:textId="77777777" w:rsidR="00FA447F" w:rsidRDefault="000A54FD">
      <w:pPr>
        <w:pStyle w:val="Heading2"/>
      </w:pPr>
      <w:bookmarkStart w:id="301" w:name="_Toc222106925"/>
      <w:r>
        <w:t>2.4 Constraints</w:t>
      </w:r>
      <w:bookmarkEnd w:id="301"/>
    </w:p>
    <w:p w14:paraId="0DE39A44" w14:textId="77777777" w:rsidR="00FA447F" w:rsidRDefault="000A54FD">
      <w:r>
        <w:rPr>
          <w:b/>
        </w:rPr>
        <w:t>Regulatory Constraints:</w:t>
      </w:r>
    </w:p>
    <w:p w14:paraId="2D21FC02" w14:textId="77777777" w:rsidR="001051CA" w:rsidRDefault="001051CA" w:rsidP="001051CA">
      <w:pPr>
        <w:pStyle w:val="ListBullet"/>
      </w:pPr>
      <w:r>
        <w:t>Compliance with AOP-52 software safety requirements</w:t>
      </w:r>
    </w:p>
    <w:p w14:paraId="0BCD9C8A" w14:textId="77777777" w:rsidR="001051CA" w:rsidRDefault="001051CA" w:rsidP="001051CA">
      <w:pPr>
        <w:pStyle w:val="ListBullet"/>
      </w:pPr>
      <w:r>
        <w:t>Compliance with MISRA</w:t>
      </w:r>
    </w:p>
    <w:p w14:paraId="69FB1C5E" w14:textId="77777777" w:rsidR="001051CA" w:rsidRDefault="001051CA" w:rsidP="001051CA">
      <w:pPr>
        <w:pStyle w:val="ListBullet"/>
      </w:pPr>
      <w:r>
        <w:t>Develop bare metal (no RTOS)</w:t>
      </w:r>
    </w:p>
    <w:p w14:paraId="617C31DD" w14:textId="77777777" w:rsidR="001051CA" w:rsidRDefault="001051CA" w:rsidP="001051CA">
      <w:pPr>
        <w:pStyle w:val="ListBullet"/>
      </w:pPr>
      <w:r>
        <w:t>Export control regulations: ITAR, EAR</w:t>
      </w:r>
    </w:p>
    <w:p w14:paraId="1C6588C0" w14:textId="77777777" w:rsidR="00FA447F" w:rsidRDefault="00FA447F"/>
    <w:p w14:paraId="7E3BED70" w14:textId="77777777" w:rsidR="00FA447F" w:rsidRDefault="000A54FD">
      <w:r>
        <w:rPr>
          <w:b/>
        </w:rPr>
        <w:t>Hardware Limitations:</w:t>
      </w:r>
    </w:p>
    <w:p w14:paraId="5C10CAA9" w14:textId="77777777" w:rsidR="00FA447F" w:rsidRDefault="000A54FD">
      <w:pPr>
        <w:pStyle w:val="ListBullet"/>
      </w:pPr>
      <w:r>
        <w:t xml:space="preserve">Processor: </w:t>
      </w:r>
      <w:r w:rsidR="00A83770">
        <w:t>STM32H7A3 280MHz</w:t>
      </w:r>
    </w:p>
    <w:p w14:paraId="0B3BA1AB" w14:textId="73586474" w:rsidR="00FA447F" w:rsidRDefault="000A54FD">
      <w:pPr>
        <w:pStyle w:val="ListBullet"/>
      </w:pPr>
      <w:r>
        <w:t xml:space="preserve">Memory: </w:t>
      </w:r>
      <w:r w:rsidR="00A83770">
        <w:t>STM32H7A3 internal ram + internal flash, 0.5MB FRAM</w:t>
      </w:r>
      <w:r w:rsidR="00AA1E66">
        <w:t xml:space="preserve"> (</w:t>
      </w:r>
      <w:r w:rsidR="00AA1E66" w:rsidRPr="00AA1E66">
        <w:t>CY15B104QSN</w:t>
      </w:r>
      <w:r w:rsidR="00AA1E66">
        <w:t>)</w:t>
      </w:r>
    </w:p>
    <w:p w14:paraId="2336292C" w14:textId="77777777" w:rsidR="00FC61AF" w:rsidRDefault="000A54FD">
      <w:pPr>
        <w:pStyle w:val="ListBullet"/>
        <w:rPr>
          <w:ins w:id="302" w:author="Erez Shabtai" w:date="2026-03-09T10:44:00Z" w16du:dateUtc="2026-03-09T08:44:00Z"/>
        </w:rPr>
      </w:pPr>
      <w:r>
        <w:t xml:space="preserve">Power: </w:t>
      </w:r>
      <w:r w:rsidR="00590350">
        <w:t>Maximum 150 mA</w:t>
      </w:r>
    </w:p>
    <w:p w14:paraId="09B5E2A8" w14:textId="11E3C574" w:rsidR="00FA447F" w:rsidRDefault="00697A48">
      <w:pPr>
        <w:pStyle w:val="ListBullet"/>
      </w:pPr>
      <w:ins w:id="303" w:author="Roni Shamsian" w:date="2026-02-23T07:53:00Z" w16du:dateUtc="2026-02-23T05:53:00Z">
        <w:del w:id="304" w:author="Erez Shabtai" w:date="2026-03-09T10:44:00Z" w16du:dateUtc="2026-03-09T08:44:00Z">
          <w:r w:rsidDel="00FC61AF">
            <w:lastRenderedPageBreak/>
            <w:delText>?</w:delText>
          </w:r>
        </w:del>
        <w:del w:id="305" w:author="Erez Shabtai" w:date="2026-03-09T10:45:00Z" w16du:dateUtc="2026-03-09T08:45:00Z">
          <w:r w:rsidDel="00FC61AF">
            <w:delText xml:space="preserve"> </w:delText>
          </w:r>
        </w:del>
      </w:ins>
      <w:ins w:id="306" w:author="Roni Shamsian" w:date="2026-02-23T07:52:00Z" w16du:dateUtc="2026-02-23T05:52:00Z">
        <w:del w:id="307" w:author="Erez Shabtai" w:date="2026-03-09T10:45:00Z" w16du:dateUtc="2026-03-09T08:45:00Z">
          <w:r w:rsidDel="00FC61AF">
            <w:delText xml:space="preserve"> (</w:delText>
          </w:r>
        </w:del>
        <w:r>
          <w:t>Vcc =</w:t>
        </w:r>
      </w:ins>
      <w:ins w:id="308" w:author="Roni Shamsian" w:date="2026-02-23T07:53:00Z" w16du:dateUtc="2026-02-23T05:53:00Z">
        <w:r>
          <w:t xml:space="preserve"> 3.3v</w:t>
        </w:r>
        <w:del w:id="309" w:author="Erez Shabtai" w:date="2026-03-09T10:45:00Z" w16du:dateUtc="2026-03-09T08:45:00Z">
          <w:r w:rsidDel="00FC61AF">
            <w:delText>)</w:delText>
          </w:r>
        </w:del>
      </w:ins>
    </w:p>
    <w:p w14:paraId="21C51017" w14:textId="77777777" w:rsidR="00A83770" w:rsidRDefault="00A83770">
      <w:pPr>
        <w:pStyle w:val="ListBullet"/>
      </w:pPr>
      <w:r>
        <w:t>Record samples in real time</w:t>
      </w:r>
    </w:p>
    <w:p w14:paraId="2006F9A8" w14:textId="77777777" w:rsidR="00FA447F" w:rsidRDefault="000A54FD">
      <w:pPr>
        <w:pStyle w:val="Heading2"/>
      </w:pPr>
      <w:bookmarkStart w:id="310" w:name="_Toc222106926"/>
      <w:r>
        <w:t>2.5 Assumptions and Dependencies</w:t>
      </w:r>
      <w:bookmarkEnd w:id="310"/>
    </w:p>
    <w:p w14:paraId="680FEE9F" w14:textId="77777777" w:rsidR="001051CA" w:rsidRDefault="000A54FD" w:rsidP="001051CA">
      <w:pPr>
        <w:rPr>
          <w:b/>
        </w:rPr>
      </w:pPr>
      <w:r>
        <w:rPr>
          <w:b/>
        </w:rPr>
        <w:t>Assumptions:</w:t>
      </w:r>
    </w:p>
    <w:p w14:paraId="29216B1A" w14:textId="7991C3C2" w:rsidR="00FA447F" w:rsidRDefault="001051CA" w:rsidP="001051CA">
      <w:r>
        <w:t>TBD</w:t>
      </w:r>
    </w:p>
    <w:p w14:paraId="387B4B6D" w14:textId="77777777" w:rsidR="00FA447F" w:rsidRDefault="000A54FD">
      <w:r>
        <w:rPr>
          <w:b/>
        </w:rPr>
        <w:t>Dependencies:</w:t>
      </w:r>
    </w:p>
    <w:p w14:paraId="1BFE9CF6" w14:textId="11DAEE63" w:rsidR="00FA447F" w:rsidRDefault="001051CA" w:rsidP="001051CA">
      <w:pPr>
        <w:pStyle w:val="ListBullet"/>
        <w:numPr>
          <w:ilvl w:val="0"/>
          <w:numId w:val="0"/>
        </w:numPr>
        <w:ind w:left="360" w:hanging="360"/>
      </w:pPr>
      <w:r>
        <w:t>TBD</w:t>
      </w:r>
    </w:p>
    <w:p w14:paraId="11D85785" w14:textId="77777777" w:rsidR="00FA447F" w:rsidRDefault="000A54FD">
      <w:pPr>
        <w:pStyle w:val="Heading2"/>
      </w:pPr>
      <w:bookmarkStart w:id="311" w:name="_Toc222106927"/>
      <w:r>
        <w:t>2.6 Safety and Security Requirements</w:t>
      </w:r>
      <w:bookmarkEnd w:id="311"/>
    </w:p>
    <w:p w14:paraId="33A24E1A" w14:textId="00CE3FAF" w:rsidR="00FA447F" w:rsidRDefault="000A54FD">
      <w:r>
        <w:rPr>
          <w:b/>
        </w:rPr>
        <w:t>Safety Integrity Level:</w:t>
      </w:r>
      <w:r>
        <w:t xml:space="preserve"> </w:t>
      </w:r>
      <w:r w:rsidR="00C80492">
        <w:t>This software is classified as SIL-3 (IEC 61508) and SSCI-2 (AOP-52)</w:t>
      </w:r>
    </w:p>
    <w:p w14:paraId="749B0B8A" w14:textId="77777777" w:rsidR="00FA447F" w:rsidRDefault="00FA447F"/>
    <w:p w14:paraId="7B16B400" w14:textId="77777777" w:rsidR="00FA447F" w:rsidRDefault="000A54FD">
      <w:r>
        <w:rPr>
          <w:b/>
        </w:rPr>
        <w:t>Safety Mechanisms:</w:t>
      </w:r>
    </w:p>
    <w:p w14:paraId="31046268" w14:textId="77777777" w:rsidR="00FA447F" w:rsidRDefault="000A54FD">
      <w:pPr>
        <w:pStyle w:val="ListBullet"/>
      </w:pPr>
      <w:r>
        <w:t>Watchdog timer monitoring</w:t>
      </w:r>
    </w:p>
    <w:p w14:paraId="00769033" w14:textId="77777777" w:rsidR="00FA447F" w:rsidRDefault="000A54FD">
      <w:pPr>
        <w:pStyle w:val="ListBullet"/>
      </w:pPr>
      <w:r>
        <w:t>Built-in self-test (BIST)</w:t>
      </w:r>
    </w:p>
    <w:p w14:paraId="4DF32880" w14:textId="37322801" w:rsidR="00FA447F" w:rsidDel="004526D3" w:rsidRDefault="000A54FD">
      <w:pPr>
        <w:pStyle w:val="ListBullet"/>
        <w:rPr>
          <w:del w:id="312" w:author="Erez Shabtai" w:date="2026-02-22T22:11:00Z" w16du:dateUtc="2026-02-22T20:11:00Z"/>
        </w:rPr>
      </w:pPr>
      <w:del w:id="313" w:author="Erez Shabtai" w:date="2026-02-22T22:11:00Z" w16du:dateUtc="2026-02-22T20:11:00Z">
        <w:r w:rsidDel="004526D3">
          <w:delText>Safe state transitions</w:delText>
        </w:r>
      </w:del>
    </w:p>
    <w:p w14:paraId="0465863A" w14:textId="77777777" w:rsidR="00FA447F" w:rsidRDefault="000A54FD">
      <w:r>
        <w:br w:type="page"/>
      </w:r>
    </w:p>
    <w:p w14:paraId="0E682455" w14:textId="77777777" w:rsidR="00097D62" w:rsidRDefault="000A54FD" w:rsidP="00097D62">
      <w:pPr>
        <w:pStyle w:val="Heading1"/>
      </w:pPr>
      <w:bookmarkStart w:id="314" w:name="_Toc222106928"/>
      <w:r>
        <w:lastRenderedPageBreak/>
        <w:t xml:space="preserve">3. </w:t>
      </w:r>
      <w:r w:rsidR="00097D62">
        <w:t>Specific Requirements</w:t>
      </w:r>
      <w:bookmarkEnd w:id="314"/>
    </w:p>
    <w:p w14:paraId="4C468793" w14:textId="77777777" w:rsidR="00097D62" w:rsidRDefault="00097D62" w:rsidP="00097D62">
      <w:pPr>
        <w:pStyle w:val="Heading2"/>
      </w:pPr>
      <w:bookmarkStart w:id="315" w:name="_Toc222106929"/>
      <w:bookmarkStart w:id="316" w:name="functional-requirements"/>
      <w:r>
        <w:t>3.1 Functional Requirements</w:t>
      </w:r>
      <w:bookmarkEnd w:id="315"/>
    </w:p>
    <w:p w14:paraId="48CC032B" w14:textId="0474AC39" w:rsidR="00097D62" w:rsidDel="00FC61AF" w:rsidRDefault="00097D62" w:rsidP="00097D62">
      <w:pPr>
        <w:pStyle w:val="FirstParagraph"/>
        <w:rPr>
          <w:del w:id="317" w:author="Erez Shabtai" w:date="2026-03-09T10:45:00Z" w16du:dateUtc="2026-03-09T08:45:00Z"/>
        </w:rPr>
      </w:pPr>
      <w:del w:id="318" w:author="Erez Shabtai" w:date="2026-03-09T10:45:00Z" w16du:dateUtc="2026-03-09T08:45:00Z">
        <w:r w:rsidDel="00FC61AF">
          <w:delText>Each functional requirement is specified using the following template:</w:delText>
        </w:r>
      </w:del>
      <w:ins w:id="319" w:author="Roni Shamsian" w:date="2026-03-04T09:46:00Z" w16du:dateUtc="2026-03-04T07:46:00Z">
        <w:del w:id="320" w:author="Erez Shabtai" w:date="2026-03-09T10:45:00Z" w16du:dateUtc="2026-03-09T08:45:00Z">
          <w:r w:rsidR="00DA0D0C" w:rsidDel="00FC61AF">
            <w:delText>??</w:delText>
          </w:r>
        </w:del>
      </w:ins>
    </w:p>
    <w:p w14:paraId="55A2709F" w14:textId="77777777" w:rsidR="00097D62" w:rsidRDefault="00097D62" w:rsidP="00097D62">
      <w:pPr>
        <w:pStyle w:val="Heading3"/>
      </w:pPr>
      <w:bookmarkStart w:id="321" w:name="_Toc222106930"/>
      <w:bookmarkStart w:id="322" w:name="bus-drivers"/>
      <w:r>
        <w:t>3.1.1 Bus Drivers</w:t>
      </w:r>
      <w:bookmarkEnd w:id="321"/>
    </w:p>
    <w:p w14:paraId="53C76218" w14:textId="2E6102CC" w:rsidR="00097D62" w:rsidRDefault="00097D62" w:rsidP="00097D62">
      <w:pPr>
        <w:pStyle w:val="BodyText"/>
      </w:pPr>
      <w:r>
        <w:t xml:space="preserve">This subsection specifies the serial bus driver functional requirements for all communication interfaces on the STM32H7A3 microcontroller. Each driver shall be </w:t>
      </w:r>
      <w:r w:rsidR="00F36051">
        <w:t>initialized</w:t>
      </w:r>
      <w:r>
        <w:t>, configured, and monitored in accordance with the interface-specific parameters defined below.</w:t>
      </w:r>
    </w:p>
    <w:p w14:paraId="230B26DC" w14:textId="77777777" w:rsidR="00097D62" w:rsidRDefault="00097D62" w:rsidP="00097D62">
      <w:pPr>
        <w:pStyle w:val="Heading4"/>
      </w:pPr>
      <w:bookmarkStart w:id="323" w:name="uart-requirements"/>
      <w:r>
        <w:t>3.1.1.1 UART Requirements</w:t>
      </w:r>
    </w:p>
    <w:p w14:paraId="7DDE8E39" w14:textId="72A8D2F1" w:rsidR="00097D62" w:rsidRDefault="00097D62" w:rsidP="00097D62">
      <w:pPr>
        <w:pStyle w:val="FirstParagraph"/>
      </w:pPr>
      <w:r>
        <w:t xml:space="preserve">The following requirements cover the </w:t>
      </w:r>
      <w:r w:rsidR="00F36051">
        <w:t>initialization</w:t>
      </w:r>
      <w:r>
        <w:t xml:space="preserve">, configuration, baud-rate accuracy, and error handling for all UART/USART peripherals used by the Orion </w:t>
      </w:r>
      <w:del w:id="324" w:author="Erez Shabtai" w:date="2026-03-09T10:29:00Z" w16du:dateUtc="2026-03-09T08:29:00Z">
        <w:r w:rsidDel="00523CD5">
          <w:delText xml:space="preserve">Fuze </w:delText>
        </w:r>
      </w:del>
      <w:ins w:id="325" w:author="Erez Shabtai" w:date="2026-03-09T10:29:00Z" w16du:dateUtc="2026-03-09T08:29:00Z">
        <w:r w:rsidR="00523CD5">
          <w:t>Advance Noga</w:t>
        </w:r>
        <w:r w:rsidR="00523CD5">
          <w:t xml:space="preserve"> </w:t>
        </w:r>
      </w:ins>
      <w:r>
        <w:t>Sensor system.</w:t>
      </w:r>
    </w:p>
    <w:p w14:paraId="48D81F8F" w14:textId="77777777" w:rsidR="00F36051" w:rsidRDefault="00F36051" w:rsidP="00097D62">
      <w:pPr>
        <w:pStyle w:val="BodyText"/>
        <w:rPr>
          <w:b/>
          <w:bCs/>
        </w:rPr>
      </w:pPr>
    </w:p>
    <w:p w14:paraId="5E032BC6" w14:textId="2706BEF2" w:rsidR="00097D62" w:rsidRDefault="00097D62" w:rsidP="00097D62">
      <w:pPr>
        <w:pStyle w:val="BodyText"/>
      </w:pPr>
      <w:r>
        <w:rPr>
          <w:b/>
          <w:bCs/>
        </w:rPr>
        <w:t>REQ-FUNC-001: USART1 RS-422</w:t>
      </w:r>
    </w:p>
    <w:p w14:paraId="3AB32991" w14:textId="77777777" w:rsidR="00097D62" w:rsidRDefault="00097D62" w:rsidP="00097D62">
      <w:pPr>
        <w:pStyle w:val="BodyText"/>
      </w:pPr>
      <w:r>
        <w:rPr>
          <w:b/>
          <w:bCs/>
        </w:rPr>
        <w:t>Input:</w:t>
      </w:r>
    </w:p>
    <w:p w14:paraId="064E62F7" w14:textId="1B9BC645" w:rsidR="00097D62" w:rsidRDefault="00097D62" w:rsidP="00097D62">
      <w:pPr>
        <w:pStyle w:val="BodyText"/>
      </w:pPr>
      <w:r>
        <w:t xml:space="preserve">Data received from </w:t>
      </w:r>
      <w:del w:id="326" w:author="Erez Shabtai" w:date="2026-02-22T22:13:00Z" w16du:dateUtc="2026-02-22T20:13:00Z">
        <w:r w:rsidDel="005D47A0">
          <w:delText xml:space="preserve">Fuze </w:delText>
        </w:r>
      </w:del>
      <w:ins w:id="327" w:author="Erez Shabtai" w:date="2026-02-22T22:13:00Z" w16du:dateUtc="2026-02-22T20:13:00Z">
        <w:r w:rsidR="005D47A0">
          <w:t xml:space="preserve">WP </w:t>
        </w:r>
      </w:ins>
      <w:r>
        <w:t>through RS-422 UART input port.</w:t>
      </w:r>
    </w:p>
    <w:p w14:paraId="0837558E" w14:textId="77777777" w:rsidR="00097D62" w:rsidRDefault="00097D62" w:rsidP="00097D62">
      <w:pPr>
        <w:pStyle w:val="BodyText"/>
      </w:pPr>
      <w:r>
        <w:t>Communication responses to transmit to the RS-422 UART output port</w:t>
      </w:r>
    </w:p>
    <w:p w14:paraId="4DD9E86D" w14:textId="77777777" w:rsidR="00097D62" w:rsidRDefault="00097D62" w:rsidP="00097D62">
      <w:pPr>
        <w:pStyle w:val="BodyText"/>
      </w:pPr>
      <w:r>
        <w:rPr>
          <w:b/>
          <w:bCs/>
        </w:rPr>
        <w:t>Process:</w:t>
      </w:r>
    </w:p>
    <w:p w14:paraId="3BB66E25" w14:textId="595B078E" w:rsidR="00097D62" w:rsidRDefault="00097D62" w:rsidP="00097D62">
      <w:pPr>
        <w:pStyle w:val="BodyText"/>
      </w:pPr>
      <w:r>
        <w:t xml:space="preserve">The SW shall initialize USART1 in asynchronous mode configured for RS-422 full-duplex communication with the </w:t>
      </w:r>
      <w:del w:id="328" w:author="Erez Shabtai" w:date="2026-02-22T22:13:00Z" w16du:dateUtc="2026-02-22T20:13:00Z">
        <w:r w:rsidDel="005D47A0">
          <w:delText xml:space="preserve">Fuze </w:delText>
        </w:r>
      </w:del>
      <w:ins w:id="329" w:author="Erez Shabtai" w:date="2026-02-22T22:13:00Z" w16du:dateUtc="2026-02-22T20:13:00Z">
        <w:r w:rsidR="005D47A0">
          <w:t>W</w:t>
        </w:r>
      </w:ins>
      <w:ins w:id="330" w:author="Erez Shabtai" w:date="2026-02-22T22:14:00Z" w16du:dateUtc="2026-02-22T20:14:00Z">
        <w:r w:rsidR="005D47A0">
          <w:t>S</w:t>
        </w:r>
      </w:ins>
      <w:ins w:id="331" w:author="Erez Shabtai" w:date="2026-02-22T22:13:00Z" w16du:dateUtc="2026-02-22T20:13:00Z">
        <w:r w:rsidR="005D47A0">
          <w:t xml:space="preserve"> </w:t>
        </w:r>
      </w:ins>
      <w:r>
        <w:t>module. The peripheral shall be initialized with the parameters defined in Table 3-1 upon firmware startup, prior to any bus transaction.</w:t>
      </w:r>
    </w:p>
    <w:p w14:paraId="60AC6565" w14:textId="77777777" w:rsidR="00097D62" w:rsidRDefault="00097D62" w:rsidP="00097D62">
      <w:pPr>
        <w:pStyle w:val="BodyText"/>
      </w:pPr>
      <w:r>
        <w:rPr>
          <w:b/>
          <w:bCs/>
          <w:i/>
          <w:iCs/>
        </w:rPr>
        <w:t>Table 3-1: USART1 RS-422 Configuration</w:t>
      </w:r>
    </w:p>
    <w:tbl>
      <w:tblPr>
        <w:tblStyle w:val="Table"/>
        <w:tblW w:w="4865" w:type="pct"/>
        <w:tblLook w:val="0020" w:firstRow="1" w:lastRow="0" w:firstColumn="0" w:lastColumn="0" w:noHBand="0" w:noVBand="0"/>
      </w:tblPr>
      <w:tblGrid>
        <w:gridCol w:w="1804"/>
        <w:gridCol w:w="6603"/>
      </w:tblGrid>
      <w:tr w:rsidR="00097D62" w14:paraId="3A718F61" w14:textId="77777777" w:rsidTr="00F43A21">
        <w:trPr>
          <w:cnfStyle w:val="100000000000" w:firstRow="1" w:lastRow="0" w:firstColumn="0" w:lastColumn="0" w:oddVBand="0" w:evenVBand="0" w:oddHBand="0" w:evenHBand="0" w:firstRowFirstColumn="0" w:firstRowLastColumn="0" w:lastRowFirstColumn="0" w:lastRowLastColumn="0"/>
          <w:tblHeader/>
        </w:trPr>
        <w:tc>
          <w:tcPr>
            <w:tcW w:w="0" w:type="auto"/>
          </w:tcPr>
          <w:p w14:paraId="50BAB95E" w14:textId="77777777" w:rsidR="00097D62" w:rsidRDefault="00097D62" w:rsidP="00F43A21">
            <w:pPr>
              <w:pStyle w:val="Compact"/>
            </w:pPr>
            <w:r>
              <w:rPr>
                <w:b/>
                <w:bCs/>
              </w:rPr>
              <w:t>Parameter</w:t>
            </w:r>
          </w:p>
        </w:tc>
        <w:tc>
          <w:tcPr>
            <w:tcW w:w="0" w:type="auto"/>
          </w:tcPr>
          <w:p w14:paraId="266637A6" w14:textId="77777777" w:rsidR="00097D62" w:rsidRDefault="00097D62" w:rsidP="00F43A21">
            <w:pPr>
              <w:pStyle w:val="Compact"/>
            </w:pPr>
            <w:r>
              <w:rPr>
                <w:b/>
                <w:bCs/>
              </w:rPr>
              <w:t>Value</w:t>
            </w:r>
          </w:p>
        </w:tc>
      </w:tr>
      <w:tr w:rsidR="00097D62" w14:paraId="5B2BC721" w14:textId="77777777" w:rsidTr="00F43A21">
        <w:tc>
          <w:tcPr>
            <w:tcW w:w="0" w:type="auto"/>
          </w:tcPr>
          <w:p w14:paraId="31965F4B" w14:textId="77777777" w:rsidR="00097D62" w:rsidRDefault="00097D62" w:rsidP="00F43A21">
            <w:pPr>
              <w:pStyle w:val="Compact"/>
            </w:pPr>
            <w:r>
              <w:t>Peripheral</w:t>
            </w:r>
          </w:p>
        </w:tc>
        <w:tc>
          <w:tcPr>
            <w:tcW w:w="0" w:type="auto"/>
          </w:tcPr>
          <w:p w14:paraId="70D29F07" w14:textId="77777777" w:rsidR="00097D62" w:rsidRDefault="00097D62" w:rsidP="00F43A21">
            <w:pPr>
              <w:pStyle w:val="Compact"/>
            </w:pPr>
            <w:r>
              <w:t>USART1 (APB2)</w:t>
            </w:r>
          </w:p>
        </w:tc>
      </w:tr>
      <w:tr w:rsidR="00097D62" w14:paraId="0B7A7B04" w14:textId="77777777" w:rsidTr="00F43A21">
        <w:tc>
          <w:tcPr>
            <w:tcW w:w="0" w:type="auto"/>
          </w:tcPr>
          <w:p w14:paraId="398312EF" w14:textId="77777777" w:rsidR="00097D62" w:rsidRDefault="00097D62" w:rsidP="00F43A21">
            <w:pPr>
              <w:pStyle w:val="Compact"/>
            </w:pPr>
            <w:r>
              <w:t>Mode</w:t>
            </w:r>
          </w:p>
        </w:tc>
        <w:tc>
          <w:tcPr>
            <w:tcW w:w="0" w:type="auto"/>
          </w:tcPr>
          <w:p w14:paraId="747A1B69" w14:textId="77777777" w:rsidR="00097D62" w:rsidRDefault="00097D62" w:rsidP="00F43A21">
            <w:pPr>
              <w:pStyle w:val="Compact"/>
            </w:pPr>
            <w:r>
              <w:t>Asynchronous</w:t>
            </w:r>
          </w:p>
        </w:tc>
      </w:tr>
      <w:tr w:rsidR="00097D62" w14:paraId="72149A06" w14:textId="77777777" w:rsidTr="00F43A21">
        <w:tc>
          <w:tcPr>
            <w:tcW w:w="0" w:type="auto"/>
          </w:tcPr>
          <w:p w14:paraId="74CE0345" w14:textId="77777777" w:rsidR="00097D62" w:rsidRDefault="00097D62" w:rsidP="00F43A21">
            <w:pPr>
              <w:pStyle w:val="Compact"/>
            </w:pPr>
            <w:r>
              <w:t>Baud Rate</w:t>
            </w:r>
          </w:p>
        </w:tc>
        <w:tc>
          <w:tcPr>
            <w:tcW w:w="0" w:type="auto"/>
          </w:tcPr>
          <w:p w14:paraId="1E605E76" w14:textId="77777777" w:rsidR="00097D62" w:rsidRDefault="00097D62" w:rsidP="00F43A21">
            <w:pPr>
              <w:pStyle w:val="Compact"/>
            </w:pPr>
            <w:r>
              <w:t>115200 baud</w:t>
            </w:r>
          </w:p>
        </w:tc>
      </w:tr>
      <w:tr w:rsidR="00097D62" w14:paraId="260054EA" w14:textId="77777777" w:rsidTr="00F43A21">
        <w:tc>
          <w:tcPr>
            <w:tcW w:w="0" w:type="auto"/>
          </w:tcPr>
          <w:p w14:paraId="1B65CB1F" w14:textId="77777777" w:rsidR="00097D62" w:rsidRDefault="00097D62" w:rsidP="00F43A21">
            <w:pPr>
              <w:pStyle w:val="Compact"/>
            </w:pPr>
            <w:r>
              <w:t>Data Bits</w:t>
            </w:r>
          </w:p>
        </w:tc>
        <w:tc>
          <w:tcPr>
            <w:tcW w:w="0" w:type="auto"/>
          </w:tcPr>
          <w:p w14:paraId="2B2E3051" w14:textId="77777777" w:rsidR="00097D62" w:rsidRDefault="00097D62" w:rsidP="00F43A21">
            <w:pPr>
              <w:pStyle w:val="Compact"/>
            </w:pPr>
            <w:r>
              <w:t>8</w:t>
            </w:r>
          </w:p>
        </w:tc>
      </w:tr>
      <w:tr w:rsidR="00097D62" w14:paraId="78B6AC07" w14:textId="77777777" w:rsidTr="00F43A21">
        <w:tc>
          <w:tcPr>
            <w:tcW w:w="0" w:type="auto"/>
          </w:tcPr>
          <w:p w14:paraId="75C66567" w14:textId="77777777" w:rsidR="00097D62" w:rsidRDefault="00097D62" w:rsidP="00F43A21">
            <w:pPr>
              <w:pStyle w:val="Compact"/>
            </w:pPr>
            <w:r>
              <w:t>Parity</w:t>
            </w:r>
          </w:p>
        </w:tc>
        <w:tc>
          <w:tcPr>
            <w:tcW w:w="0" w:type="auto"/>
          </w:tcPr>
          <w:p w14:paraId="572D1CCC" w14:textId="77777777" w:rsidR="00097D62" w:rsidRDefault="00097D62" w:rsidP="00F43A21">
            <w:pPr>
              <w:pStyle w:val="Compact"/>
            </w:pPr>
            <w:r>
              <w:t>odd</w:t>
            </w:r>
          </w:p>
        </w:tc>
      </w:tr>
      <w:tr w:rsidR="00097D62" w14:paraId="6DA6C16D" w14:textId="77777777" w:rsidTr="00F43A21">
        <w:tc>
          <w:tcPr>
            <w:tcW w:w="0" w:type="auto"/>
          </w:tcPr>
          <w:p w14:paraId="12F2744B" w14:textId="77777777" w:rsidR="00097D62" w:rsidRDefault="00097D62" w:rsidP="00F43A21">
            <w:pPr>
              <w:pStyle w:val="Compact"/>
            </w:pPr>
            <w:r>
              <w:t>Stop Bits</w:t>
            </w:r>
          </w:p>
        </w:tc>
        <w:tc>
          <w:tcPr>
            <w:tcW w:w="0" w:type="auto"/>
          </w:tcPr>
          <w:p w14:paraId="7A641C83" w14:textId="77777777" w:rsidR="00097D62" w:rsidRDefault="00097D62" w:rsidP="00F43A21">
            <w:pPr>
              <w:pStyle w:val="Compact"/>
            </w:pPr>
            <w:r>
              <w:t>1</w:t>
            </w:r>
          </w:p>
        </w:tc>
      </w:tr>
      <w:tr w:rsidR="00097D62" w14:paraId="29E6DAC3" w14:textId="77777777" w:rsidTr="00F43A21">
        <w:tc>
          <w:tcPr>
            <w:tcW w:w="0" w:type="auto"/>
          </w:tcPr>
          <w:p w14:paraId="31576BE8" w14:textId="77777777" w:rsidR="00097D62" w:rsidRDefault="00097D62" w:rsidP="00F43A21">
            <w:pPr>
              <w:pStyle w:val="Compact"/>
            </w:pPr>
            <w:r>
              <w:t>Flow Control</w:t>
            </w:r>
          </w:p>
        </w:tc>
        <w:tc>
          <w:tcPr>
            <w:tcW w:w="0" w:type="auto"/>
          </w:tcPr>
          <w:p w14:paraId="01D3801F" w14:textId="77777777" w:rsidR="00097D62" w:rsidRDefault="00097D62" w:rsidP="00F43A21">
            <w:pPr>
              <w:pStyle w:val="Compact"/>
            </w:pPr>
            <w:r>
              <w:t>None (RS-422 framing)</w:t>
            </w:r>
          </w:p>
        </w:tc>
      </w:tr>
      <w:tr w:rsidR="00097D62" w14:paraId="5D490D10" w14:textId="77777777" w:rsidTr="00F43A21">
        <w:tc>
          <w:tcPr>
            <w:tcW w:w="0" w:type="auto"/>
          </w:tcPr>
          <w:p w14:paraId="186338D8" w14:textId="77777777" w:rsidR="00097D62" w:rsidRDefault="00097D62" w:rsidP="00F43A21">
            <w:pPr>
              <w:pStyle w:val="Compact"/>
            </w:pPr>
            <w:r>
              <w:t>Duplex</w:t>
            </w:r>
          </w:p>
        </w:tc>
        <w:tc>
          <w:tcPr>
            <w:tcW w:w="0" w:type="auto"/>
          </w:tcPr>
          <w:p w14:paraId="31888452" w14:textId="77777777" w:rsidR="00097D62" w:rsidRDefault="00097D62" w:rsidP="00F43A21">
            <w:pPr>
              <w:pStyle w:val="Compact"/>
            </w:pPr>
            <w:r>
              <w:t>Full-duplex (RS-422)</w:t>
            </w:r>
          </w:p>
        </w:tc>
      </w:tr>
      <w:tr w:rsidR="00097D62" w14:paraId="77BB4D27" w14:textId="77777777" w:rsidTr="00F43A21">
        <w:tc>
          <w:tcPr>
            <w:tcW w:w="0" w:type="auto"/>
          </w:tcPr>
          <w:p w14:paraId="5686FF65" w14:textId="77777777" w:rsidR="00097D62" w:rsidRDefault="00097D62" w:rsidP="00F43A21">
            <w:pPr>
              <w:pStyle w:val="Compact"/>
            </w:pPr>
            <w:r>
              <w:t>DMA</w:t>
            </w:r>
          </w:p>
        </w:tc>
        <w:tc>
          <w:tcPr>
            <w:tcW w:w="0" w:type="auto"/>
          </w:tcPr>
          <w:p w14:paraId="1400A4B4" w14:textId="77777777" w:rsidR="00097D62" w:rsidRDefault="00097D62" w:rsidP="00F43A21">
            <w:pPr>
              <w:pStyle w:val="Compact"/>
            </w:pPr>
            <w:r>
              <w:t>TX and RX support (using will be decided in design)</w:t>
            </w:r>
          </w:p>
        </w:tc>
      </w:tr>
    </w:tbl>
    <w:p w14:paraId="678BC11C" w14:textId="77777777" w:rsidR="00097D62" w:rsidRDefault="00097D62" w:rsidP="00097D62">
      <w:pPr>
        <w:pStyle w:val="BodyText"/>
      </w:pPr>
      <w:r>
        <w:t>Acceptance Criteria:</w:t>
      </w:r>
    </w:p>
    <w:p w14:paraId="777C3765" w14:textId="602FDEB0" w:rsidR="00097D62" w:rsidRDefault="00097D62" w:rsidP="00097D62">
      <w:pPr>
        <w:pStyle w:val="BodyText"/>
      </w:pPr>
      <w:r>
        <w:lastRenderedPageBreak/>
        <w:t xml:space="preserve">USART1 peripheral registers match the configuration in Table 3-1 after </w:t>
      </w:r>
      <w:del w:id="332" w:author="Roni Shamsian" w:date="2026-03-04T09:48:00Z" w16du:dateUtc="2026-03-04T07:48:00Z">
        <w:r w:rsidDel="00DA0D0C">
          <w:delText>initialisation</w:delText>
        </w:r>
      </w:del>
      <w:ins w:id="333" w:author="Roni Shamsian" w:date="2026-03-04T09:48:00Z" w16du:dateUtc="2026-03-04T07:48:00Z">
        <w:r w:rsidR="00DA0D0C">
          <w:t>initialization</w:t>
        </w:r>
      </w:ins>
      <w:r>
        <w:t>. A loopback test frame is transmitted and received.</w:t>
      </w:r>
    </w:p>
    <w:p w14:paraId="736610EE" w14:textId="77777777" w:rsidR="00097D62" w:rsidRDefault="00097D62" w:rsidP="00097D62">
      <w:pPr>
        <w:pStyle w:val="BodyText"/>
      </w:pPr>
      <w:r>
        <w:rPr>
          <w:b/>
          <w:bCs/>
        </w:rPr>
        <w:t>Output:</w:t>
      </w:r>
    </w:p>
    <w:p w14:paraId="2DA46263" w14:textId="77777777" w:rsidR="00097D62" w:rsidRDefault="00097D62" w:rsidP="00097D62">
      <w:pPr>
        <w:pStyle w:val="BodyText"/>
      </w:pPr>
      <w:r>
        <w:t>Functions returns OK/fail with failure reason</w:t>
      </w:r>
    </w:p>
    <w:p w14:paraId="165F4769" w14:textId="77777777" w:rsidR="00097D62" w:rsidRDefault="00097D62" w:rsidP="00097D62">
      <w:pPr>
        <w:pStyle w:val="BodyText"/>
      </w:pPr>
      <w:r>
        <w:t>UART Read: Request to communication module parser</w:t>
      </w:r>
    </w:p>
    <w:p w14:paraId="604339A5" w14:textId="1DF1CA68" w:rsidR="00097D62" w:rsidRDefault="00097D62" w:rsidP="00097D62">
      <w:pPr>
        <w:pStyle w:val="BodyText"/>
        <w:rPr>
          <w:ins w:id="334" w:author="Erez Shabtai" w:date="2026-02-22T22:17:00Z" w16du:dateUtc="2026-02-22T20:17:00Z"/>
        </w:rPr>
      </w:pPr>
      <w:r>
        <w:t xml:space="preserve">UART Write: Response sent to </w:t>
      </w:r>
      <w:del w:id="335" w:author="Erez Shabtai" w:date="2026-02-22T22:14:00Z" w16du:dateUtc="2026-02-22T20:14:00Z">
        <w:r w:rsidDel="005D47A0">
          <w:delText xml:space="preserve">Fuze </w:delText>
        </w:r>
      </w:del>
      <w:ins w:id="336" w:author="Erez Shabtai" w:date="2026-02-22T22:14:00Z" w16du:dateUtc="2026-02-22T20:14:00Z">
        <w:r w:rsidR="005D47A0">
          <w:t xml:space="preserve">WS </w:t>
        </w:r>
      </w:ins>
      <w:r>
        <w:t>through RS-422 UART output port.</w:t>
      </w:r>
    </w:p>
    <w:p w14:paraId="5AE8C9E4" w14:textId="1D285898" w:rsidR="005D47A0" w:rsidRDefault="005D47A0" w:rsidP="00097D62">
      <w:pPr>
        <w:pStyle w:val="BodyText"/>
      </w:pPr>
      <w:ins w:id="337" w:author="Erez Shabtai" w:date="2026-02-22T22:17:00Z" w16du:dateUtc="2026-02-22T20:17:00Z">
        <w:r>
          <w:t xml:space="preserve">If function failed, </w:t>
        </w:r>
      </w:ins>
      <w:ins w:id="338" w:author="Erez Shabtai" w:date="2026-02-22T22:18:00Z" w16du:dateUtc="2026-02-22T20:18:00Z">
        <w:r>
          <w:t>alert HW error through status message and</w:t>
        </w:r>
      </w:ins>
      <w:ins w:id="339" w:author="Erez Shabtai" w:date="2026-02-22T22:19:00Z" w16du:dateUtc="2026-02-22T20:19:00Z">
        <w:r>
          <w:t xml:space="preserve"> add debug alert message. This is applicable to all fail driver functions</w:t>
        </w:r>
      </w:ins>
    </w:p>
    <w:p w14:paraId="6C85F288" w14:textId="77777777" w:rsidR="00F36051" w:rsidRDefault="00F36051" w:rsidP="00097D62">
      <w:pPr>
        <w:pStyle w:val="BodyText"/>
        <w:rPr>
          <w:b/>
          <w:bCs/>
        </w:rPr>
      </w:pPr>
    </w:p>
    <w:p w14:paraId="0E07591E" w14:textId="78EBFF93" w:rsidR="00097D62" w:rsidRDefault="00097D62" w:rsidP="00097D62">
      <w:pPr>
        <w:pStyle w:val="BodyText"/>
      </w:pPr>
      <w:r>
        <w:rPr>
          <w:b/>
          <w:bCs/>
        </w:rPr>
        <w:t>REQ-FUNC-002: UART5 Debug Port</w:t>
      </w:r>
      <w:ins w:id="340" w:author="Roni Shamsian" w:date="2026-03-04T09:49:00Z" w16du:dateUtc="2026-03-04T07:49:00Z">
        <w:r w:rsidR="00DA0D0C">
          <w:t xml:space="preserve"> @ Test Conne</w:t>
        </w:r>
      </w:ins>
      <w:ins w:id="341" w:author="Roni Shamsian" w:date="2026-03-04T09:50:00Z" w16du:dateUtc="2026-03-04T07:50:00Z">
        <w:r w:rsidR="00DA0D0C">
          <w:t xml:space="preserve">ctor </w:t>
        </w:r>
      </w:ins>
    </w:p>
    <w:p w14:paraId="4AF29622" w14:textId="77777777" w:rsidR="00097D62" w:rsidRDefault="00097D62" w:rsidP="00097D62">
      <w:pPr>
        <w:pStyle w:val="BodyText"/>
      </w:pPr>
      <w:r>
        <w:rPr>
          <w:b/>
          <w:bCs/>
        </w:rPr>
        <w:t>Input:</w:t>
      </w:r>
    </w:p>
    <w:p w14:paraId="57768612" w14:textId="77777777" w:rsidR="00097D62" w:rsidRDefault="00097D62" w:rsidP="00097D62">
      <w:pPr>
        <w:pStyle w:val="BodyText"/>
      </w:pPr>
      <w:r>
        <w:t>CLI requests from serial terminal</w:t>
      </w:r>
    </w:p>
    <w:p w14:paraId="790233B5" w14:textId="77777777" w:rsidR="00097D62" w:rsidRDefault="00097D62" w:rsidP="00097D62">
      <w:pPr>
        <w:pStyle w:val="BodyText"/>
      </w:pPr>
      <w:r>
        <w:rPr>
          <w:b/>
          <w:bCs/>
        </w:rPr>
        <w:t>Process:</w:t>
      </w:r>
    </w:p>
    <w:p w14:paraId="6486986B" w14:textId="77777777" w:rsidR="00097D62" w:rsidRDefault="00097D62" w:rsidP="00097D62">
      <w:pPr>
        <w:pStyle w:val="BodyText"/>
      </w:pPr>
      <w:r>
        <w:t>The SW shall initialize UART5 as a CLI debug port with the parameters defined in Table 3-2.</w:t>
      </w:r>
    </w:p>
    <w:p w14:paraId="1A922FD8" w14:textId="77777777" w:rsidR="00097D62" w:rsidRDefault="00097D62" w:rsidP="00097D62">
      <w:pPr>
        <w:pStyle w:val="BodyText"/>
      </w:pPr>
      <w:r>
        <w:rPr>
          <w:b/>
          <w:bCs/>
          <w:i/>
          <w:iCs/>
        </w:rPr>
        <w:t>Table 3-2: UART5 Debug Port Configuration</w:t>
      </w:r>
    </w:p>
    <w:tbl>
      <w:tblPr>
        <w:tblStyle w:val="Table"/>
        <w:tblW w:w="4865" w:type="pct"/>
        <w:tblLook w:val="0020" w:firstRow="1" w:lastRow="0" w:firstColumn="0" w:lastColumn="0" w:noHBand="0" w:noVBand="0"/>
      </w:tblPr>
      <w:tblGrid>
        <w:gridCol w:w="3556"/>
        <w:gridCol w:w="4851"/>
      </w:tblGrid>
      <w:tr w:rsidR="00097D62" w14:paraId="2DF84A69" w14:textId="77777777" w:rsidTr="00F43A21">
        <w:trPr>
          <w:cnfStyle w:val="100000000000" w:firstRow="1" w:lastRow="0" w:firstColumn="0" w:lastColumn="0" w:oddVBand="0" w:evenVBand="0" w:oddHBand="0" w:evenHBand="0" w:firstRowFirstColumn="0" w:firstRowLastColumn="0" w:lastRowFirstColumn="0" w:lastRowLastColumn="0"/>
          <w:tblHeader/>
        </w:trPr>
        <w:tc>
          <w:tcPr>
            <w:tcW w:w="0" w:type="auto"/>
          </w:tcPr>
          <w:p w14:paraId="75422551" w14:textId="77777777" w:rsidR="00097D62" w:rsidRDefault="00097D62" w:rsidP="00F43A21">
            <w:pPr>
              <w:pStyle w:val="Compact"/>
            </w:pPr>
            <w:r>
              <w:rPr>
                <w:b/>
                <w:bCs/>
              </w:rPr>
              <w:t>Parameter</w:t>
            </w:r>
          </w:p>
        </w:tc>
        <w:tc>
          <w:tcPr>
            <w:tcW w:w="0" w:type="auto"/>
          </w:tcPr>
          <w:p w14:paraId="059E88F1" w14:textId="77777777" w:rsidR="00097D62" w:rsidRDefault="00097D62" w:rsidP="00F43A21">
            <w:pPr>
              <w:pStyle w:val="Compact"/>
            </w:pPr>
            <w:r>
              <w:rPr>
                <w:b/>
                <w:bCs/>
              </w:rPr>
              <w:t>Value</w:t>
            </w:r>
          </w:p>
        </w:tc>
      </w:tr>
      <w:tr w:rsidR="00097D62" w14:paraId="7A817FC7" w14:textId="77777777" w:rsidTr="00F43A21">
        <w:tc>
          <w:tcPr>
            <w:tcW w:w="0" w:type="auto"/>
          </w:tcPr>
          <w:p w14:paraId="294B7537" w14:textId="77777777" w:rsidR="00097D62" w:rsidRDefault="00097D62" w:rsidP="00F43A21">
            <w:pPr>
              <w:pStyle w:val="Compact"/>
            </w:pPr>
            <w:r>
              <w:t>Peripheral</w:t>
            </w:r>
          </w:p>
        </w:tc>
        <w:tc>
          <w:tcPr>
            <w:tcW w:w="0" w:type="auto"/>
          </w:tcPr>
          <w:p w14:paraId="4EDC7501" w14:textId="77777777" w:rsidR="00097D62" w:rsidRDefault="00097D62" w:rsidP="00F43A21">
            <w:pPr>
              <w:pStyle w:val="Compact"/>
            </w:pPr>
            <w:r>
              <w:t>UART5 (APB1)</w:t>
            </w:r>
          </w:p>
        </w:tc>
      </w:tr>
      <w:tr w:rsidR="00097D62" w14:paraId="16DA4DA3" w14:textId="77777777" w:rsidTr="00F43A21">
        <w:tc>
          <w:tcPr>
            <w:tcW w:w="0" w:type="auto"/>
          </w:tcPr>
          <w:p w14:paraId="550FDC05" w14:textId="77777777" w:rsidR="00097D62" w:rsidRDefault="00097D62" w:rsidP="00F43A21">
            <w:pPr>
              <w:pStyle w:val="Compact"/>
            </w:pPr>
            <w:r>
              <w:t>Mode</w:t>
            </w:r>
          </w:p>
        </w:tc>
        <w:tc>
          <w:tcPr>
            <w:tcW w:w="0" w:type="auto"/>
          </w:tcPr>
          <w:p w14:paraId="5C7886DA" w14:textId="77777777" w:rsidR="00097D62" w:rsidRDefault="00097D62" w:rsidP="00F43A21">
            <w:pPr>
              <w:pStyle w:val="Compact"/>
            </w:pPr>
            <w:r>
              <w:t>Asynchronous</w:t>
            </w:r>
          </w:p>
        </w:tc>
      </w:tr>
      <w:tr w:rsidR="00097D62" w14:paraId="4F8D7AC2" w14:textId="77777777" w:rsidTr="00F43A21">
        <w:tc>
          <w:tcPr>
            <w:tcW w:w="0" w:type="auto"/>
          </w:tcPr>
          <w:p w14:paraId="4FE12408" w14:textId="77777777" w:rsidR="00097D62" w:rsidRDefault="00097D62" w:rsidP="00F43A21">
            <w:pPr>
              <w:pStyle w:val="Compact"/>
            </w:pPr>
            <w:r>
              <w:t>Baud Rate</w:t>
            </w:r>
          </w:p>
        </w:tc>
        <w:tc>
          <w:tcPr>
            <w:tcW w:w="0" w:type="auto"/>
          </w:tcPr>
          <w:p w14:paraId="0B301B21" w14:textId="77777777" w:rsidR="00097D62" w:rsidRDefault="00097D62" w:rsidP="00F43A21">
            <w:pPr>
              <w:pStyle w:val="Compact"/>
            </w:pPr>
            <w:r>
              <w:t>115200 baud</w:t>
            </w:r>
          </w:p>
        </w:tc>
      </w:tr>
      <w:tr w:rsidR="00097D62" w14:paraId="0E0CCAF6" w14:textId="77777777" w:rsidTr="00F43A21">
        <w:tc>
          <w:tcPr>
            <w:tcW w:w="0" w:type="auto"/>
          </w:tcPr>
          <w:p w14:paraId="01AB400B" w14:textId="77777777" w:rsidR="00097D62" w:rsidRDefault="00097D62" w:rsidP="00F43A21">
            <w:pPr>
              <w:pStyle w:val="Compact"/>
            </w:pPr>
            <w:r>
              <w:t>Data Bits</w:t>
            </w:r>
          </w:p>
        </w:tc>
        <w:tc>
          <w:tcPr>
            <w:tcW w:w="0" w:type="auto"/>
          </w:tcPr>
          <w:p w14:paraId="21C49820" w14:textId="77777777" w:rsidR="00097D62" w:rsidRDefault="00097D62" w:rsidP="00F43A21">
            <w:pPr>
              <w:pStyle w:val="Compact"/>
            </w:pPr>
            <w:r>
              <w:t>8</w:t>
            </w:r>
          </w:p>
        </w:tc>
      </w:tr>
      <w:tr w:rsidR="00097D62" w14:paraId="56572146" w14:textId="77777777" w:rsidTr="00F43A21">
        <w:tc>
          <w:tcPr>
            <w:tcW w:w="0" w:type="auto"/>
          </w:tcPr>
          <w:p w14:paraId="1BD306DA" w14:textId="77777777" w:rsidR="00097D62" w:rsidRDefault="00097D62" w:rsidP="00F43A21">
            <w:pPr>
              <w:pStyle w:val="Compact"/>
            </w:pPr>
            <w:r>
              <w:t>Parity</w:t>
            </w:r>
          </w:p>
        </w:tc>
        <w:tc>
          <w:tcPr>
            <w:tcW w:w="0" w:type="auto"/>
          </w:tcPr>
          <w:p w14:paraId="09BA979D" w14:textId="77777777" w:rsidR="00097D62" w:rsidRDefault="00097D62" w:rsidP="00F43A21">
            <w:pPr>
              <w:pStyle w:val="Compact"/>
            </w:pPr>
            <w:r>
              <w:t>None</w:t>
            </w:r>
          </w:p>
        </w:tc>
      </w:tr>
      <w:tr w:rsidR="00097D62" w14:paraId="73752EFE" w14:textId="77777777" w:rsidTr="00F43A21">
        <w:tc>
          <w:tcPr>
            <w:tcW w:w="0" w:type="auto"/>
          </w:tcPr>
          <w:p w14:paraId="67A45FF5" w14:textId="77777777" w:rsidR="00097D62" w:rsidRDefault="00097D62" w:rsidP="00F43A21">
            <w:pPr>
              <w:pStyle w:val="Compact"/>
            </w:pPr>
            <w:r>
              <w:t>Stop Bits</w:t>
            </w:r>
          </w:p>
        </w:tc>
        <w:tc>
          <w:tcPr>
            <w:tcW w:w="0" w:type="auto"/>
          </w:tcPr>
          <w:p w14:paraId="28021891" w14:textId="77777777" w:rsidR="00097D62" w:rsidRDefault="00097D62" w:rsidP="00F43A21">
            <w:pPr>
              <w:pStyle w:val="Compact"/>
            </w:pPr>
            <w:r>
              <w:t>1</w:t>
            </w:r>
          </w:p>
        </w:tc>
      </w:tr>
      <w:tr w:rsidR="00097D62" w14:paraId="68976A5C" w14:textId="77777777" w:rsidTr="00F43A21">
        <w:tc>
          <w:tcPr>
            <w:tcW w:w="0" w:type="auto"/>
          </w:tcPr>
          <w:p w14:paraId="7198A894" w14:textId="77777777" w:rsidR="00097D62" w:rsidRDefault="00097D62" w:rsidP="00F43A21">
            <w:pPr>
              <w:pStyle w:val="Compact"/>
            </w:pPr>
            <w:r>
              <w:t>Direction</w:t>
            </w:r>
          </w:p>
        </w:tc>
        <w:tc>
          <w:tcPr>
            <w:tcW w:w="0" w:type="auto"/>
          </w:tcPr>
          <w:p w14:paraId="08881B99" w14:textId="73308261" w:rsidR="00097D62" w:rsidRDefault="00F36051" w:rsidP="00F43A21">
            <w:pPr>
              <w:pStyle w:val="Compact"/>
            </w:pPr>
            <w:r>
              <w:t>RX and TX</w:t>
            </w:r>
          </w:p>
        </w:tc>
      </w:tr>
      <w:tr w:rsidR="00097D62" w14:paraId="4663547C" w14:textId="77777777" w:rsidTr="00F43A21">
        <w:tc>
          <w:tcPr>
            <w:tcW w:w="0" w:type="auto"/>
          </w:tcPr>
          <w:p w14:paraId="13D84AF4" w14:textId="77777777" w:rsidR="00097D62" w:rsidRDefault="00097D62" w:rsidP="00F43A21">
            <w:pPr>
              <w:pStyle w:val="Compact"/>
            </w:pPr>
            <w:r>
              <w:t>Production</w:t>
            </w:r>
          </w:p>
        </w:tc>
        <w:tc>
          <w:tcPr>
            <w:tcW w:w="0" w:type="auto"/>
          </w:tcPr>
          <w:p w14:paraId="6BC02BF5" w14:textId="77777777" w:rsidR="00097D62" w:rsidRDefault="00097D62" w:rsidP="00F43A21">
            <w:pPr>
              <w:pStyle w:val="Compact"/>
            </w:pPr>
            <w:r>
              <w:t>Output disabled</w:t>
            </w:r>
          </w:p>
        </w:tc>
      </w:tr>
      <w:tr w:rsidR="00097D62" w14:paraId="0F4B1E20" w14:textId="77777777" w:rsidTr="00F43A21">
        <w:tc>
          <w:tcPr>
            <w:tcW w:w="0" w:type="auto"/>
          </w:tcPr>
          <w:p w14:paraId="6BACE3E6" w14:textId="77777777" w:rsidR="00097D62" w:rsidRDefault="00097D62" w:rsidP="00F43A21">
            <w:pPr>
              <w:pStyle w:val="Compact"/>
            </w:pPr>
            <w:r>
              <w:t>DMA</w:t>
            </w:r>
          </w:p>
        </w:tc>
        <w:tc>
          <w:tcPr>
            <w:tcW w:w="0" w:type="auto"/>
          </w:tcPr>
          <w:p w14:paraId="62AFDA00" w14:textId="77777777" w:rsidR="00097D62" w:rsidRDefault="00097D62" w:rsidP="00F43A21">
            <w:pPr>
              <w:pStyle w:val="Compact"/>
            </w:pPr>
            <w:r>
              <w:t>TX enabled</w:t>
            </w:r>
          </w:p>
        </w:tc>
      </w:tr>
    </w:tbl>
    <w:p w14:paraId="4FCF6939" w14:textId="77777777" w:rsidR="00097D62" w:rsidRDefault="00097D62" w:rsidP="00097D62">
      <w:pPr>
        <w:pStyle w:val="BodyText"/>
      </w:pPr>
      <w:r>
        <w:t>Acceptance Criteria:</w:t>
      </w:r>
    </w:p>
    <w:p w14:paraId="63048101" w14:textId="77777777" w:rsidR="00097D62" w:rsidRDefault="00097D62" w:rsidP="00097D62">
      <w:pPr>
        <w:pStyle w:val="BodyText"/>
      </w:pPr>
      <w:r>
        <w:t>Response to any CLI request.</w:t>
      </w:r>
    </w:p>
    <w:p w14:paraId="3ED5E046" w14:textId="77777777" w:rsidR="00097D62" w:rsidRDefault="00097D62" w:rsidP="00097D62">
      <w:pPr>
        <w:pStyle w:val="BodyText"/>
      </w:pPr>
      <w:r>
        <w:rPr>
          <w:b/>
          <w:bCs/>
        </w:rPr>
        <w:t>Output:</w:t>
      </w:r>
    </w:p>
    <w:p w14:paraId="2E09C043" w14:textId="77777777" w:rsidR="00097D62" w:rsidRDefault="00097D62" w:rsidP="00097D62">
      <w:pPr>
        <w:pStyle w:val="BodyText"/>
      </w:pPr>
      <w:r>
        <w:t>CLI response to serial terminal</w:t>
      </w:r>
    </w:p>
    <w:p w14:paraId="47219438" w14:textId="77777777" w:rsidR="00097D62" w:rsidRDefault="00097D62" w:rsidP="00097D62">
      <w:pPr>
        <w:pStyle w:val="BodyText"/>
        <w:rPr>
          <w:rtl/>
          <w:lang w:bidi="he-IL"/>
        </w:rPr>
      </w:pPr>
      <w:r>
        <w:t>Debug prints to serial terminal</w:t>
      </w:r>
    </w:p>
    <w:p w14:paraId="2A7A1D6E" w14:textId="77777777" w:rsidR="001125F1" w:rsidRDefault="001125F1" w:rsidP="00097D62">
      <w:pPr>
        <w:pStyle w:val="BodyText"/>
        <w:rPr>
          <w:lang w:bidi="he-IL"/>
        </w:rPr>
      </w:pPr>
    </w:p>
    <w:p w14:paraId="6E4005ED" w14:textId="77777777" w:rsidR="00097D62" w:rsidRDefault="00097D62" w:rsidP="00097D62">
      <w:pPr>
        <w:pStyle w:val="BodyText"/>
      </w:pPr>
      <w:r>
        <w:rPr>
          <w:b/>
          <w:bCs/>
        </w:rPr>
        <w:t>REQ-FUNC-003: Baud Rate Accuracy</w:t>
      </w:r>
    </w:p>
    <w:p w14:paraId="29305048" w14:textId="77777777" w:rsidR="00097D62" w:rsidRDefault="00097D62" w:rsidP="00097D62">
      <w:pPr>
        <w:pStyle w:val="BodyText"/>
      </w:pPr>
      <w:r>
        <w:rPr>
          <w:b/>
          <w:bCs/>
        </w:rPr>
        <w:t>Input:</w:t>
      </w:r>
    </w:p>
    <w:p w14:paraId="3D84A54F" w14:textId="77777777" w:rsidR="00097D62" w:rsidRDefault="00097D62" w:rsidP="00097D62">
      <w:pPr>
        <w:pStyle w:val="BodyText"/>
      </w:pPr>
      <w:r>
        <w:lastRenderedPageBreak/>
        <w:t>N/A</w:t>
      </w:r>
    </w:p>
    <w:p w14:paraId="24C6A8A9" w14:textId="77777777" w:rsidR="00097D62" w:rsidRDefault="00097D62" w:rsidP="00097D62">
      <w:pPr>
        <w:pStyle w:val="BodyText"/>
      </w:pPr>
      <w:r>
        <w:rPr>
          <w:b/>
          <w:bCs/>
        </w:rPr>
        <w:t>Process:</w:t>
      </w:r>
    </w:p>
    <w:p w14:paraId="74411084" w14:textId="77777777" w:rsidR="00097D62" w:rsidRDefault="00097D62" w:rsidP="00097D62">
      <w:pPr>
        <w:pStyle w:val="BodyText"/>
      </w:pPr>
      <w:r>
        <w:t>The baud rate generated by each UART/USART peripheral shall be accurate to within +/- 2 % of the nominal value specified in its respective configuration table, across the full operating temperature range of the STM32H7A3 (0°C to +85°C). The accuracy calculation shall account for the APB clock source frequency and the BRR register value.</w:t>
      </w:r>
    </w:p>
    <w:p w14:paraId="7F238FD6" w14:textId="77777777" w:rsidR="00097D62" w:rsidRDefault="00097D62" w:rsidP="00097D62">
      <w:pPr>
        <w:pStyle w:val="BodyText"/>
      </w:pPr>
      <w:r>
        <w:t>Acceptance Criteria:</w:t>
      </w:r>
    </w:p>
    <w:p w14:paraId="1251F690" w14:textId="5E6F6624" w:rsidR="00097D62" w:rsidRDefault="00097D62" w:rsidP="00097D62">
      <w:pPr>
        <w:pStyle w:val="BodyText"/>
      </w:pPr>
      <w:r>
        <w:t xml:space="preserve">Measured baud rate on each UART TX line lies within the +/- 2 % tolerance band at 0°C, +25°C, and +85°C ambient temperatures, verified with a calibrated oscilloscope or protocol </w:t>
      </w:r>
      <w:del w:id="342" w:author="Erez Shabtai" w:date="2026-03-09T10:45:00Z" w16du:dateUtc="2026-03-09T08:45:00Z">
        <w:r w:rsidDel="00FC61AF">
          <w:delText>analyser</w:delText>
        </w:r>
      </w:del>
      <w:ins w:id="343" w:author="Erez Shabtai" w:date="2026-03-09T10:45:00Z" w16du:dateUtc="2026-03-09T08:45:00Z">
        <w:r w:rsidR="00FC61AF">
          <w:t>analyzer</w:t>
        </w:r>
      </w:ins>
      <w:r>
        <w:t>.</w:t>
      </w:r>
    </w:p>
    <w:p w14:paraId="6D6CA27D" w14:textId="77777777" w:rsidR="00097D62" w:rsidRDefault="00097D62" w:rsidP="00097D62">
      <w:pPr>
        <w:pStyle w:val="BodyText"/>
      </w:pPr>
      <w:r>
        <w:rPr>
          <w:b/>
          <w:bCs/>
        </w:rPr>
        <w:t>Output:</w:t>
      </w:r>
    </w:p>
    <w:p w14:paraId="7BA28DBE" w14:textId="77777777" w:rsidR="00097D62" w:rsidRDefault="00097D62" w:rsidP="00097D62">
      <w:pPr>
        <w:pStyle w:val="BodyText"/>
      </w:pPr>
      <w:r>
        <w:t>N/A</w:t>
      </w:r>
    </w:p>
    <w:p w14:paraId="0C9D099B" w14:textId="77777777" w:rsidR="00F36051" w:rsidRDefault="00F36051" w:rsidP="00097D62">
      <w:pPr>
        <w:pStyle w:val="BodyText"/>
        <w:rPr>
          <w:b/>
          <w:bCs/>
        </w:rPr>
      </w:pPr>
    </w:p>
    <w:p w14:paraId="2624A770" w14:textId="69B62B03" w:rsidR="00097D62" w:rsidRDefault="00097D62" w:rsidP="00097D62">
      <w:pPr>
        <w:pStyle w:val="BodyText"/>
      </w:pPr>
      <w:r>
        <w:rPr>
          <w:b/>
          <w:bCs/>
        </w:rPr>
        <w:t>REQ-FUNC-004: UART Error Detection and Handling</w:t>
      </w:r>
    </w:p>
    <w:p w14:paraId="67383F70" w14:textId="77777777" w:rsidR="00097D62" w:rsidRDefault="00097D62" w:rsidP="00097D62">
      <w:pPr>
        <w:pStyle w:val="BodyText"/>
      </w:pPr>
      <w:r>
        <w:rPr>
          <w:b/>
          <w:bCs/>
        </w:rPr>
        <w:t>Input:</w:t>
      </w:r>
    </w:p>
    <w:p w14:paraId="73E69E06" w14:textId="77777777" w:rsidR="00097D62" w:rsidRDefault="00097D62" w:rsidP="00097D62">
      <w:pPr>
        <w:pStyle w:val="BodyText"/>
      </w:pPr>
      <w:r>
        <w:t>N/A</w:t>
      </w:r>
    </w:p>
    <w:p w14:paraId="7149536C" w14:textId="77777777" w:rsidR="00097D62" w:rsidRDefault="00097D62" w:rsidP="00097D62">
      <w:pPr>
        <w:pStyle w:val="BodyText"/>
      </w:pPr>
      <w:r>
        <w:rPr>
          <w:b/>
          <w:bCs/>
        </w:rPr>
        <w:t>Process:</w:t>
      </w:r>
    </w:p>
    <w:p w14:paraId="25125132" w14:textId="77777777" w:rsidR="00097D62" w:rsidRDefault="00097D62" w:rsidP="00097D62">
      <w:pPr>
        <w:pStyle w:val="BodyText"/>
      </w:pPr>
      <w:r>
        <w:t>The UART driver shall detect and report the error conditions listed in Table 3-3. Upon detection, the driver shall assert the corresponding error flag, log the event via the diagnostic subsystem, and execute the specified recovery action without loss of subsequent valid frames.</w:t>
      </w:r>
    </w:p>
    <w:p w14:paraId="4AC1A17D" w14:textId="77777777" w:rsidR="00097D62" w:rsidRDefault="00097D62" w:rsidP="00097D62">
      <w:pPr>
        <w:pStyle w:val="BodyText"/>
      </w:pPr>
      <w:r>
        <w:rPr>
          <w:b/>
          <w:bCs/>
          <w:i/>
          <w:iCs/>
        </w:rPr>
        <w:t>Table 3-3: UART Error Conditions and Recovery</w:t>
      </w:r>
    </w:p>
    <w:tbl>
      <w:tblPr>
        <w:tblStyle w:val="Table"/>
        <w:tblW w:w="4865" w:type="pct"/>
        <w:tblLook w:val="0020" w:firstRow="1" w:lastRow="0" w:firstColumn="0" w:lastColumn="0" w:noHBand="0" w:noVBand="0"/>
      </w:tblPr>
      <w:tblGrid>
        <w:gridCol w:w="2088"/>
        <w:gridCol w:w="2354"/>
        <w:gridCol w:w="3965"/>
      </w:tblGrid>
      <w:tr w:rsidR="00097D62" w14:paraId="119AD214" w14:textId="77777777" w:rsidTr="00F43A21">
        <w:trPr>
          <w:cnfStyle w:val="100000000000" w:firstRow="1" w:lastRow="0" w:firstColumn="0" w:lastColumn="0" w:oddVBand="0" w:evenVBand="0" w:oddHBand="0" w:evenHBand="0" w:firstRowFirstColumn="0" w:firstRowLastColumn="0" w:lastRowFirstColumn="0" w:lastRowLastColumn="0"/>
          <w:tblHeader/>
        </w:trPr>
        <w:tc>
          <w:tcPr>
            <w:tcW w:w="0" w:type="auto"/>
          </w:tcPr>
          <w:p w14:paraId="015D0657" w14:textId="77777777" w:rsidR="00097D62" w:rsidRDefault="00097D62" w:rsidP="00F43A21">
            <w:pPr>
              <w:pStyle w:val="Compact"/>
            </w:pPr>
            <w:r>
              <w:rPr>
                <w:b/>
                <w:bCs/>
              </w:rPr>
              <w:t>Error Condition</w:t>
            </w:r>
          </w:p>
        </w:tc>
        <w:tc>
          <w:tcPr>
            <w:tcW w:w="0" w:type="auto"/>
          </w:tcPr>
          <w:p w14:paraId="68C8E77C" w14:textId="77777777" w:rsidR="00097D62" w:rsidRDefault="00097D62" w:rsidP="00F43A21">
            <w:pPr>
              <w:pStyle w:val="Compact"/>
            </w:pPr>
            <w:r>
              <w:rPr>
                <w:b/>
                <w:bCs/>
              </w:rPr>
              <w:t>Flag</w:t>
            </w:r>
          </w:p>
        </w:tc>
        <w:tc>
          <w:tcPr>
            <w:tcW w:w="0" w:type="auto"/>
          </w:tcPr>
          <w:p w14:paraId="7E655C82" w14:textId="77777777" w:rsidR="00097D62" w:rsidRDefault="00097D62" w:rsidP="00F43A21">
            <w:pPr>
              <w:pStyle w:val="Compact"/>
            </w:pPr>
            <w:r>
              <w:rPr>
                <w:b/>
                <w:bCs/>
              </w:rPr>
              <w:t>Recovery Action</w:t>
            </w:r>
          </w:p>
        </w:tc>
      </w:tr>
      <w:tr w:rsidR="00097D62" w14:paraId="6D371D7C" w14:textId="77777777" w:rsidTr="00F43A21">
        <w:tc>
          <w:tcPr>
            <w:tcW w:w="0" w:type="auto"/>
          </w:tcPr>
          <w:p w14:paraId="7B79FDA3" w14:textId="77777777" w:rsidR="00097D62" w:rsidRDefault="00097D62" w:rsidP="00F43A21">
            <w:pPr>
              <w:pStyle w:val="Compact"/>
            </w:pPr>
            <w:r>
              <w:t>Framing Error</w:t>
            </w:r>
          </w:p>
        </w:tc>
        <w:tc>
          <w:tcPr>
            <w:tcW w:w="0" w:type="auto"/>
          </w:tcPr>
          <w:p w14:paraId="12045526" w14:textId="77777777" w:rsidR="00097D62" w:rsidRDefault="00097D62" w:rsidP="00F43A21">
            <w:pPr>
              <w:pStyle w:val="Compact"/>
            </w:pPr>
            <w:r>
              <w:t>USART_SR_FE</w:t>
            </w:r>
          </w:p>
        </w:tc>
        <w:tc>
          <w:tcPr>
            <w:tcW w:w="0" w:type="auto"/>
          </w:tcPr>
          <w:p w14:paraId="4B433AE4" w14:textId="77777777" w:rsidR="00097D62" w:rsidRDefault="00097D62" w:rsidP="00F43A21">
            <w:pPr>
              <w:pStyle w:val="Compact"/>
            </w:pPr>
            <w:r>
              <w:t>Discard frame; resume receive</w:t>
            </w:r>
          </w:p>
        </w:tc>
      </w:tr>
      <w:tr w:rsidR="00097D62" w14:paraId="70C275A4" w14:textId="77777777" w:rsidTr="00F43A21">
        <w:tc>
          <w:tcPr>
            <w:tcW w:w="0" w:type="auto"/>
          </w:tcPr>
          <w:p w14:paraId="76730405" w14:textId="77777777" w:rsidR="00097D62" w:rsidRDefault="00097D62" w:rsidP="00F43A21">
            <w:pPr>
              <w:pStyle w:val="Compact"/>
            </w:pPr>
            <w:r>
              <w:t>Overrun Error</w:t>
            </w:r>
          </w:p>
        </w:tc>
        <w:tc>
          <w:tcPr>
            <w:tcW w:w="0" w:type="auto"/>
          </w:tcPr>
          <w:p w14:paraId="356E3C43" w14:textId="77777777" w:rsidR="00097D62" w:rsidRDefault="00097D62" w:rsidP="00F43A21">
            <w:pPr>
              <w:pStyle w:val="Compact"/>
            </w:pPr>
            <w:r>
              <w:t>USART_SR_ORE</w:t>
            </w:r>
          </w:p>
        </w:tc>
        <w:tc>
          <w:tcPr>
            <w:tcW w:w="0" w:type="auto"/>
          </w:tcPr>
          <w:p w14:paraId="610AA756" w14:textId="77777777" w:rsidR="00097D62" w:rsidRDefault="00097D62" w:rsidP="00F43A21">
            <w:pPr>
              <w:pStyle w:val="Compact"/>
            </w:pPr>
            <w:r>
              <w:t>Flush RX FIFO; assert alarm</w:t>
            </w:r>
          </w:p>
        </w:tc>
      </w:tr>
      <w:tr w:rsidR="00097D62" w14:paraId="0A0D4A78" w14:textId="77777777" w:rsidTr="00F43A21">
        <w:tc>
          <w:tcPr>
            <w:tcW w:w="0" w:type="auto"/>
          </w:tcPr>
          <w:p w14:paraId="6F2807E4" w14:textId="77777777" w:rsidR="00097D62" w:rsidRDefault="00097D62" w:rsidP="00F43A21">
            <w:pPr>
              <w:pStyle w:val="Compact"/>
            </w:pPr>
            <w:r>
              <w:t>Parity Error</w:t>
            </w:r>
          </w:p>
        </w:tc>
        <w:tc>
          <w:tcPr>
            <w:tcW w:w="0" w:type="auto"/>
          </w:tcPr>
          <w:p w14:paraId="6DC3A4A5" w14:textId="77777777" w:rsidR="00097D62" w:rsidRDefault="00097D62" w:rsidP="00F43A21">
            <w:pPr>
              <w:pStyle w:val="Compact"/>
            </w:pPr>
            <w:r>
              <w:t>USART_SR_PE</w:t>
            </w:r>
          </w:p>
        </w:tc>
        <w:tc>
          <w:tcPr>
            <w:tcW w:w="0" w:type="auto"/>
          </w:tcPr>
          <w:p w14:paraId="059040A9" w14:textId="77777777" w:rsidR="00097D62" w:rsidRDefault="00097D62" w:rsidP="00F43A21">
            <w:pPr>
              <w:pStyle w:val="Compact"/>
            </w:pPr>
            <w:r>
              <w:t>Discard frame; request retransmit</w:t>
            </w:r>
          </w:p>
        </w:tc>
      </w:tr>
      <w:tr w:rsidR="00097D62" w14:paraId="1E374578" w14:textId="77777777" w:rsidTr="00F43A21">
        <w:tc>
          <w:tcPr>
            <w:tcW w:w="0" w:type="auto"/>
          </w:tcPr>
          <w:p w14:paraId="3AEEA47A" w14:textId="77777777" w:rsidR="00097D62" w:rsidRDefault="00097D62" w:rsidP="00F43A21">
            <w:pPr>
              <w:pStyle w:val="Compact"/>
            </w:pPr>
            <w:r>
              <w:t>Timeout (RX)</w:t>
            </w:r>
          </w:p>
        </w:tc>
        <w:tc>
          <w:tcPr>
            <w:tcW w:w="0" w:type="auto"/>
          </w:tcPr>
          <w:p w14:paraId="7028AFB6" w14:textId="77777777" w:rsidR="00097D62" w:rsidRDefault="00097D62" w:rsidP="00F43A21">
            <w:pPr>
              <w:pStyle w:val="Compact"/>
            </w:pPr>
            <w:r>
              <w:t>USART_TIMEOUT</w:t>
            </w:r>
          </w:p>
        </w:tc>
        <w:tc>
          <w:tcPr>
            <w:tcW w:w="0" w:type="auto"/>
          </w:tcPr>
          <w:p w14:paraId="63E9DFB0" w14:textId="77777777" w:rsidR="00097D62" w:rsidRDefault="00097D62" w:rsidP="00F43A21">
            <w:pPr>
              <w:pStyle w:val="Compact"/>
            </w:pPr>
            <w:r>
              <w:t>Reset RX state; log timeout</w:t>
            </w:r>
          </w:p>
        </w:tc>
      </w:tr>
    </w:tbl>
    <w:p w14:paraId="4970E0F6" w14:textId="77777777" w:rsidR="00097D62" w:rsidRDefault="00097D62" w:rsidP="00097D62">
      <w:pPr>
        <w:pStyle w:val="BodyText"/>
      </w:pPr>
      <w:r>
        <w:t>Acceptance Criteria:</w:t>
      </w:r>
    </w:p>
    <w:p w14:paraId="0A732B71" w14:textId="1837ADAB" w:rsidR="00097D62" w:rsidDel="00B8203E" w:rsidRDefault="00097D62" w:rsidP="00097D62">
      <w:pPr>
        <w:pStyle w:val="BodyText"/>
        <w:rPr>
          <w:del w:id="344" w:author="Erez Shabtai" w:date="2026-02-22T22:22:00Z" w16du:dateUtc="2026-02-22T20:22:00Z"/>
        </w:rPr>
      </w:pPr>
      <w:del w:id="345" w:author="Erez Shabtai" w:date="2026-02-22T22:22:00Z" w16du:dateUtc="2026-02-22T20:22:00Z">
        <w:r w:rsidDel="00B8203E">
          <w:delText>Each error condition in Table 3-3 is injected via test harness. The corresponding error flag is set, the diagnostic log entry is generated, and the specified recovery action completes within one frame period. No valid frames are lost during recovery.</w:delText>
        </w:r>
      </w:del>
    </w:p>
    <w:p w14:paraId="7F563B01" w14:textId="77777777" w:rsidR="00097D62" w:rsidRDefault="00097D62" w:rsidP="00097D62">
      <w:pPr>
        <w:pStyle w:val="BodyText"/>
      </w:pPr>
      <w:r>
        <w:rPr>
          <w:b/>
          <w:bCs/>
        </w:rPr>
        <w:t>Output:</w:t>
      </w:r>
    </w:p>
    <w:p w14:paraId="2A2294F8" w14:textId="77777777" w:rsidR="00097D62" w:rsidRDefault="00097D62" w:rsidP="00097D62">
      <w:pPr>
        <w:pStyle w:val="BodyText"/>
        <w:rPr>
          <w:rtl/>
          <w:lang w:bidi="he-IL"/>
        </w:rPr>
      </w:pPr>
      <w:r>
        <w:t>N/A</w:t>
      </w:r>
    </w:p>
    <w:p w14:paraId="70EC9079" w14:textId="77777777" w:rsidR="001125F1" w:rsidRDefault="001125F1" w:rsidP="00097D62">
      <w:pPr>
        <w:pStyle w:val="BodyText"/>
        <w:rPr>
          <w:lang w:bidi="he-IL"/>
        </w:rPr>
      </w:pPr>
    </w:p>
    <w:p w14:paraId="0BB9AE76" w14:textId="77777777" w:rsidR="00097D62" w:rsidRDefault="00097D62" w:rsidP="00097D62">
      <w:pPr>
        <w:pStyle w:val="Heading4"/>
      </w:pPr>
      <w:bookmarkStart w:id="346" w:name="gpio-requirements"/>
      <w:bookmarkEnd w:id="323"/>
      <w:r>
        <w:lastRenderedPageBreak/>
        <w:t>3.1.1.2 GPIO Requirements</w:t>
      </w:r>
    </w:p>
    <w:p w14:paraId="6D669977" w14:textId="77777777" w:rsidR="00097D62" w:rsidRDefault="00097D62" w:rsidP="00097D62">
      <w:pPr>
        <w:pStyle w:val="FirstParagraph"/>
      </w:pPr>
      <w:r>
        <w:rPr>
          <w:b/>
          <w:bCs/>
        </w:rPr>
        <w:t>REQ-FUNC-005: GPIO</w:t>
      </w:r>
    </w:p>
    <w:p w14:paraId="141A57B4" w14:textId="77777777" w:rsidR="00097D62" w:rsidRDefault="00097D62" w:rsidP="00097D62">
      <w:pPr>
        <w:pStyle w:val="BodyText"/>
      </w:pPr>
      <w:r>
        <w:rPr>
          <w:b/>
          <w:bCs/>
        </w:rPr>
        <w:t>Input:</w:t>
      </w:r>
    </w:p>
    <w:p w14:paraId="51A35667" w14:textId="77777777" w:rsidR="00097D62" w:rsidRDefault="00097D62" w:rsidP="00097D62">
      <w:pPr>
        <w:pStyle w:val="BodyText"/>
      </w:pPr>
      <w:r>
        <w:t>N/A</w:t>
      </w:r>
    </w:p>
    <w:p w14:paraId="0236883C" w14:textId="77777777" w:rsidR="00097D62" w:rsidRDefault="00097D62" w:rsidP="00097D62">
      <w:pPr>
        <w:pStyle w:val="BodyText"/>
      </w:pPr>
      <w:r>
        <w:rPr>
          <w:b/>
          <w:bCs/>
        </w:rPr>
        <w:t>Process:</w:t>
      </w:r>
    </w:p>
    <w:p w14:paraId="01151EF9" w14:textId="63D921BE" w:rsidR="00097D62" w:rsidRDefault="00097D62" w:rsidP="00097D62">
      <w:pPr>
        <w:pStyle w:val="BodyText"/>
      </w:pPr>
      <w:r>
        <w:t xml:space="preserve">The SW will use STM32 HAL </w:t>
      </w:r>
      <w:ins w:id="347" w:author="Erez Shabtai" w:date="2026-02-22T22:23:00Z" w16du:dateUtc="2026-02-22T20:23:00Z">
        <w:r w:rsidR="00B8203E">
          <w:t xml:space="preserve">library </w:t>
        </w:r>
      </w:ins>
      <w:r>
        <w:t>GPIO driver as is. Any configuration will be described in the device driver (that will use the GPIO bus driver) requirements</w:t>
      </w:r>
    </w:p>
    <w:p w14:paraId="2251DA47" w14:textId="77777777" w:rsidR="00097D62" w:rsidRDefault="00097D62" w:rsidP="00097D62">
      <w:pPr>
        <w:pStyle w:val="BodyText"/>
      </w:pPr>
      <w:r>
        <w:rPr>
          <w:b/>
          <w:bCs/>
        </w:rPr>
        <w:t>Output:</w:t>
      </w:r>
    </w:p>
    <w:p w14:paraId="392F9986" w14:textId="77777777" w:rsidR="00097D62" w:rsidRDefault="00097D62" w:rsidP="00097D62">
      <w:pPr>
        <w:pStyle w:val="BodyText"/>
      </w:pPr>
      <w:r>
        <w:t>N/A</w:t>
      </w:r>
    </w:p>
    <w:p w14:paraId="58B64D71" w14:textId="77777777" w:rsidR="00F36051" w:rsidRDefault="00F36051" w:rsidP="00097D62">
      <w:pPr>
        <w:pStyle w:val="BodyText"/>
      </w:pPr>
    </w:p>
    <w:p w14:paraId="7221782A" w14:textId="77777777" w:rsidR="00097D62" w:rsidRDefault="00097D62" w:rsidP="00097D62">
      <w:pPr>
        <w:pStyle w:val="Heading4"/>
      </w:pPr>
      <w:bookmarkStart w:id="348" w:name="spi-requirements"/>
      <w:bookmarkEnd w:id="346"/>
      <w:r>
        <w:t>3.1.1.3 SPI Requirements</w:t>
      </w:r>
    </w:p>
    <w:p w14:paraId="090BDA8C" w14:textId="77777777" w:rsidR="00097D62" w:rsidRDefault="00097D62" w:rsidP="00097D62">
      <w:pPr>
        <w:pStyle w:val="FirstParagraph"/>
      </w:pPr>
      <w:r>
        <w:rPr>
          <w:b/>
          <w:bCs/>
        </w:rPr>
        <w:t>REQ-FUNC-006: SPI</w:t>
      </w:r>
    </w:p>
    <w:p w14:paraId="26CBE6EE" w14:textId="77777777" w:rsidR="00097D62" w:rsidRDefault="00097D62" w:rsidP="00097D62">
      <w:pPr>
        <w:pStyle w:val="BodyText"/>
      </w:pPr>
      <w:r>
        <w:rPr>
          <w:b/>
          <w:bCs/>
        </w:rPr>
        <w:t>Input:</w:t>
      </w:r>
    </w:p>
    <w:p w14:paraId="77670988" w14:textId="77777777" w:rsidR="00097D62" w:rsidRDefault="00097D62" w:rsidP="00097D62">
      <w:pPr>
        <w:pStyle w:val="BodyText"/>
      </w:pPr>
      <w:r>
        <w:t>N/A</w:t>
      </w:r>
    </w:p>
    <w:p w14:paraId="46E594C7" w14:textId="77777777" w:rsidR="00097D62" w:rsidRDefault="00097D62" w:rsidP="00097D62">
      <w:pPr>
        <w:pStyle w:val="BodyText"/>
      </w:pPr>
      <w:r>
        <w:rPr>
          <w:b/>
          <w:bCs/>
        </w:rPr>
        <w:t>Process:</w:t>
      </w:r>
    </w:p>
    <w:p w14:paraId="70895F32" w14:textId="77777777" w:rsidR="00097D62" w:rsidRDefault="00097D62" w:rsidP="00097D62">
      <w:pPr>
        <w:pStyle w:val="BodyText"/>
      </w:pPr>
      <w:r>
        <w:t>The SW will use STM32 HAL SPI driver as is. Any configuration will be described in the device drivers (that will use the SPI bus driver) requirements</w:t>
      </w:r>
    </w:p>
    <w:p w14:paraId="6115F740" w14:textId="77777777" w:rsidR="00097D62" w:rsidRDefault="00097D62" w:rsidP="00097D62">
      <w:pPr>
        <w:pStyle w:val="BodyText"/>
      </w:pPr>
      <w:r>
        <w:rPr>
          <w:b/>
          <w:bCs/>
        </w:rPr>
        <w:t>Output:</w:t>
      </w:r>
    </w:p>
    <w:p w14:paraId="22BB3648" w14:textId="77777777" w:rsidR="00097D62" w:rsidRDefault="00097D62" w:rsidP="00097D62">
      <w:pPr>
        <w:pStyle w:val="BodyText"/>
      </w:pPr>
      <w:r>
        <w:t>N/A</w:t>
      </w:r>
    </w:p>
    <w:p w14:paraId="2958F537" w14:textId="77777777" w:rsidR="00F36051" w:rsidRDefault="00F36051" w:rsidP="00097D62">
      <w:pPr>
        <w:pStyle w:val="Heading4"/>
      </w:pPr>
      <w:bookmarkStart w:id="349" w:name="adc-requirements"/>
      <w:bookmarkEnd w:id="348"/>
    </w:p>
    <w:p w14:paraId="031E2E71" w14:textId="662EB815" w:rsidR="00097D62" w:rsidRDefault="00097D62" w:rsidP="00097D62">
      <w:pPr>
        <w:pStyle w:val="Heading4"/>
      </w:pPr>
      <w:r>
        <w:t>3.1.1.4 ADC Requirements</w:t>
      </w:r>
    </w:p>
    <w:p w14:paraId="37E86710" w14:textId="77777777" w:rsidR="00097D62" w:rsidRDefault="00097D62" w:rsidP="00097D62">
      <w:pPr>
        <w:pStyle w:val="FirstParagraph"/>
      </w:pPr>
      <w:r>
        <w:rPr>
          <w:b/>
          <w:bCs/>
        </w:rPr>
        <w:t>REQ-FUNC-007: ADC</w:t>
      </w:r>
    </w:p>
    <w:p w14:paraId="69C6ABA0" w14:textId="77777777" w:rsidR="00097D62" w:rsidRDefault="00097D62" w:rsidP="00097D62">
      <w:pPr>
        <w:pStyle w:val="BodyText"/>
      </w:pPr>
      <w:r>
        <w:rPr>
          <w:b/>
          <w:bCs/>
        </w:rPr>
        <w:t>Input:</w:t>
      </w:r>
    </w:p>
    <w:p w14:paraId="05B30FAA" w14:textId="77777777" w:rsidR="00097D62" w:rsidRDefault="00097D62" w:rsidP="00097D62">
      <w:pPr>
        <w:pStyle w:val="BodyText"/>
      </w:pPr>
      <w:r>
        <w:t>N/A</w:t>
      </w:r>
    </w:p>
    <w:p w14:paraId="416CADDF" w14:textId="77777777" w:rsidR="00097D62" w:rsidRDefault="00097D62" w:rsidP="00097D62">
      <w:pPr>
        <w:pStyle w:val="BodyText"/>
      </w:pPr>
      <w:r>
        <w:rPr>
          <w:b/>
          <w:bCs/>
        </w:rPr>
        <w:t>Process:</w:t>
      </w:r>
    </w:p>
    <w:p w14:paraId="015717F0" w14:textId="77777777" w:rsidR="00097D62" w:rsidRDefault="00097D62" w:rsidP="00097D62">
      <w:pPr>
        <w:pStyle w:val="BodyText"/>
      </w:pPr>
      <w:r>
        <w:t>The SW will use STM32 HAL ADC driver as is. Any configuration will be described in the device driver (that will use the ADC bus driver) requirements</w:t>
      </w:r>
    </w:p>
    <w:p w14:paraId="053DF016" w14:textId="77777777" w:rsidR="00097D62" w:rsidRDefault="00097D62" w:rsidP="00097D62">
      <w:pPr>
        <w:pStyle w:val="BodyText"/>
      </w:pPr>
      <w:r>
        <w:rPr>
          <w:b/>
          <w:bCs/>
        </w:rPr>
        <w:t>Output:</w:t>
      </w:r>
    </w:p>
    <w:p w14:paraId="343041AD" w14:textId="77777777" w:rsidR="00097D62" w:rsidRDefault="00097D62" w:rsidP="00097D62">
      <w:pPr>
        <w:pStyle w:val="BodyText"/>
      </w:pPr>
      <w:r>
        <w:t>N/A</w:t>
      </w:r>
    </w:p>
    <w:p w14:paraId="016388B1" w14:textId="77777777" w:rsidR="00F36051" w:rsidRDefault="00F36051">
      <w:pPr>
        <w:rPr>
          <w:rFonts w:asciiTheme="majorHAnsi" w:eastAsiaTheme="majorEastAsia" w:hAnsiTheme="majorHAnsi" w:cstheme="majorBidi"/>
          <w:b/>
          <w:bCs/>
          <w:color w:val="4F81BD" w:themeColor="accent1"/>
        </w:rPr>
      </w:pPr>
      <w:bookmarkStart w:id="350" w:name="_Toc222106931"/>
      <w:bookmarkStart w:id="351" w:name="device-drivers"/>
      <w:bookmarkEnd w:id="322"/>
      <w:bookmarkEnd w:id="349"/>
      <w:r>
        <w:br w:type="page"/>
      </w:r>
    </w:p>
    <w:p w14:paraId="3A546C56" w14:textId="54C414EC" w:rsidR="00097D62" w:rsidRDefault="00097D62" w:rsidP="00097D62">
      <w:pPr>
        <w:pStyle w:val="Heading3"/>
      </w:pPr>
      <w:r>
        <w:lastRenderedPageBreak/>
        <w:t>3.1.2 Device Drivers</w:t>
      </w:r>
      <w:bookmarkEnd w:id="350"/>
    </w:p>
    <w:p w14:paraId="53CCFBAA" w14:textId="77777777" w:rsidR="00097D62" w:rsidRDefault="00097D62" w:rsidP="00097D62">
      <w:pPr>
        <w:pStyle w:val="Heading4"/>
      </w:pPr>
      <w:bookmarkStart w:id="352" w:name="qspi-fram-flash-driver-cy15b104qsn"/>
      <w:r>
        <w:t>3.1.2.1 QSPI FRAM Flash driver CY15B104QSN</w:t>
      </w:r>
    </w:p>
    <w:p w14:paraId="79DF97CC" w14:textId="77777777" w:rsidR="00097D62" w:rsidRDefault="00097D62" w:rsidP="00097D62">
      <w:pPr>
        <w:pStyle w:val="FirstParagraph"/>
      </w:pPr>
      <w:r>
        <w:t>Device driver requirements for Infineon’s CY15B104QSN QSPI FRAM (nonvolatile memory)</w:t>
      </w:r>
    </w:p>
    <w:p w14:paraId="11CF74A8" w14:textId="77777777" w:rsidR="00097D62" w:rsidRDefault="00097D62" w:rsidP="00097D62">
      <w:pPr>
        <w:pStyle w:val="BodyText"/>
      </w:pPr>
      <w:r>
        <w:rPr>
          <w:b/>
          <w:bCs/>
        </w:rPr>
        <w:t>REQ-FUNC-008: FRAM init</w:t>
      </w:r>
    </w:p>
    <w:p w14:paraId="5EBB1B22" w14:textId="77777777" w:rsidR="00097D62" w:rsidRDefault="00097D62" w:rsidP="00097D62">
      <w:pPr>
        <w:pStyle w:val="BodyText"/>
      </w:pPr>
      <w:r>
        <w:rPr>
          <w:b/>
          <w:bCs/>
        </w:rPr>
        <w:t>Input:</w:t>
      </w:r>
    </w:p>
    <w:p w14:paraId="4B0CD9D7" w14:textId="77777777" w:rsidR="00097D62" w:rsidRDefault="00097D62" w:rsidP="00097D62">
      <w:pPr>
        <w:pStyle w:val="BodyText"/>
      </w:pPr>
      <w:r>
        <w:t>N/A</w:t>
      </w:r>
    </w:p>
    <w:p w14:paraId="470DFBED" w14:textId="77777777" w:rsidR="00097D62" w:rsidRDefault="00097D62" w:rsidP="00097D62">
      <w:pPr>
        <w:pStyle w:val="BodyText"/>
      </w:pPr>
      <w:r>
        <w:rPr>
          <w:b/>
          <w:bCs/>
        </w:rPr>
        <w:t>Process:</w:t>
      </w:r>
    </w:p>
    <w:p w14:paraId="7E867F5F" w14:textId="77777777" w:rsidR="00097D62" w:rsidRDefault="00097D62" w:rsidP="00097D62">
      <w:pPr>
        <w:pStyle w:val="BodyText"/>
      </w:pPr>
      <w:r>
        <w:t>The SW shall initialize CY15B104QSN FRAM through QSPI bus and configure it to use DMA for read and write to the device.</w:t>
      </w:r>
    </w:p>
    <w:p w14:paraId="08D15C45" w14:textId="77777777" w:rsidR="00097D62" w:rsidRDefault="00097D62" w:rsidP="00097D62">
      <w:pPr>
        <w:pStyle w:val="BodyText"/>
      </w:pPr>
      <w:r>
        <w:t>Acceptance Criteria:</w:t>
      </w:r>
    </w:p>
    <w:p w14:paraId="62CD872D" w14:textId="77777777" w:rsidR="00097D62" w:rsidRDefault="00097D62" w:rsidP="00097D62">
      <w:pPr>
        <w:pStyle w:val="BodyText"/>
      </w:pPr>
      <w:r>
        <w:t>Get correct device id from the FRAM.</w:t>
      </w:r>
    </w:p>
    <w:p w14:paraId="01C7A776" w14:textId="77777777" w:rsidR="00097D62" w:rsidRDefault="00097D62" w:rsidP="00097D62">
      <w:pPr>
        <w:pStyle w:val="BodyText"/>
      </w:pPr>
      <w:r>
        <w:rPr>
          <w:b/>
          <w:bCs/>
        </w:rPr>
        <w:t>Output:</w:t>
      </w:r>
    </w:p>
    <w:p w14:paraId="637012BC" w14:textId="77777777" w:rsidR="00097D62" w:rsidRDefault="00097D62" w:rsidP="00097D62">
      <w:pPr>
        <w:pStyle w:val="BodyText"/>
      </w:pPr>
      <w:r>
        <w:t>Functions return OK/fail with failure reason</w:t>
      </w:r>
    </w:p>
    <w:p w14:paraId="52FB7D28" w14:textId="77777777" w:rsidR="00F36051" w:rsidRDefault="00F36051" w:rsidP="00097D62">
      <w:pPr>
        <w:pStyle w:val="BodyText"/>
        <w:rPr>
          <w:b/>
          <w:bCs/>
        </w:rPr>
      </w:pPr>
    </w:p>
    <w:p w14:paraId="5D8BB154" w14:textId="627F9171" w:rsidR="00097D62" w:rsidRDefault="00097D62" w:rsidP="00097D62">
      <w:pPr>
        <w:pStyle w:val="BodyText"/>
      </w:pPr>
      <w:r>
        <w:rPr>
          <w:b/>
          <w:bCs/>
        </w:rPr>
        <w:t>REQ-FUNC-009: FRAM read</w:t>
      </w:r>
    </w:p>
    <w:p w14:paraId="531EDE19" w14:textId="77777777" w:rsidR="00097D62" w:rsidRDefault="00097D62" w:rsidP="00097D62">
      <w:pPr>
        <w:pStyle w:val="BodyText"/>
      </w:pPr>
      <w:r>
        <w:rPr>
          <w:b/>
          <w:bCs/>
        </w:rPr>
        <w:t>Input:</w:t>
      </w:r>
    </w:p>
    <w:p w14:paraId="623B4537" w14:textId="77777777" w:rsidR="00097D62" w:rsidRDefault="00097D62" w:rsidP="00097D62">
      <w:pPr>
        <w:pStyle w:val="BodyText"/>
      </w:pPr>
      <w:r>
        <w:t>Empty data buffer to read FRAM data to.</w:t>
      </w:r>
    </w:p>
    <w:p w14:paraId="16DB2A8C" w14:textId="77777777" w:rsidR="00097D62" w:rsidRDefault="00097D62" w:rsidP="00097D62">
      <w:pPr>
        <w:pStyle w:val="BodyText"/>
      </w:pPr>
      <w:r>
        <w:rPr>
          <w:b/>
          <w:bCs/>
        </w:rPr>
        <w:t>Process:</w:t>
      </w:r>
    </w:p>
    <w:p w14:paraId="70FBEEFC" w14:textId="77777777" w:rsidR="00097D62" w:rsidRDefault="00097D62" w:rsidP="00097D62">
      <w:pPr>
        <w:pStyle w:val="BodyText"/>
      </w:pPr>
      <w:r>
        <w:t>The SW shall read data buffer from the FRAM. Using DMA is not mandatory – there is no performance requirement.</w:t>
      </w:r>
    </w:p>
    <w:p w14:paraId="0C0C273F" w14:textId="77777777" w:rsidR="00097D62" w:rsidRDefault="00097D62" w:rsidP="00097D62">
      <w:pPr>
        <w:pStyle w:val="BodyText"/>
      </w:pPr>
      <w:r>
        <w:t>Acceptance Criteria:</w:t>
      </w:r>
    </w:p>
    <w:p w14:paraId="494A4C5D" w14:textId="77777777" w:rsidR="00097D62" w:rsidRDefault="00097D62" w:rsidP="00097D62">
      <w:pPr>
        <w:pStyle w:val="BodyText"/>
      </w:pPr>
      <w:r>
        <w:t>Read from FRAM known buffer and compare.</w:t>
      </w:r>
    </w:p>
    <w:p w14:paraId="426079A1" w14:textId="77777777" w:rsidR="00097D62" w:rsidRDefault="00097D62" w:rsidP="00097D62">
      <w:pPr>
        <w:pStyle w:val="BodyText"/>
      </w:pPr>
      <w:r>
        <w:rPr>
          <w:b/>
          <w:bCs/>
        </w:rPr>
        <w:t>Output:</w:t>
      </w:r>
    </w:p>
    <w:p w14:paraId="0A26FA45" w14:textId="77777777" w:rsidR="00097D62" w:rsidRDefault="00097D62" w:rsidP="00097D62">
      <w:pPr>
        <w:pStyle w:val="BodyText"/>
      </w:pPr>
      <w:r>
        <w:t>Functions return OK/fail with failure reason</w:t>
      </w:r>
    </w:p>
    <w:p w14:paraId="56CF5C7F" w14:textId="77777777" w:rsidR="00F36051" w:rsidRDefault="00F36051" w:rsidP="00097D62">
      <w:pPr>
        <w:pStyle w:val="BodyText"/>
        <w:rPr>
          <w:b/>
          <w:bCs/>
        </w:rPr>
      </w:pPr>
    </w:p>
    <w:p w14:paraId="145BE84F" w14:textId="14FD5C6C" w:rsidR="00097D62" w:rsidRDefault="00097D62" w:rsidP="00097D62">
      <w:pPr>
        <w:pStyle w:val="BodyText"/>
      </w:pPr>
      <w:r>
        <w:rPr>
          <w:b/>
          <w:bCs/>
        </w:rPr>
        <w:t>REQ-FUNC-010: FRAM write</w:t>
      </w:r>
    </w:p>
    <w:p w14:paraId="24EBDDDE" w14:textId="77777777" w:rsidR="00097D62" w:rsidRDefault="00097D62" w:rsidP="00097D62">
      <w:pPr>
        <w:pStyle w:val="BodyText"/>
      </w:pPr>
      <w:r>
        <w:rPr>
          <w:b/>
          <w:bCs/>
        </w:rPr>
        <w:t>Input:</w:t>
      </w:r>
    </w:p>
    <w:p w14:paraId="07AB45D9" w14:textId="77777777" w:rsidR="00097D62" w:rsidRDefault="00097D62" w:rsidP="00097D62">
      <w:pPr>
        <w:pStyle w:val="BodyText"/>
      </w:pPr>
      <w:r>
        <w:t>Data buffer to write to the FRAM</w:t>
      </w:r>
    </w:p>
    <w:p w14:paraId="50A35226" w14:textId="77777777" w:rsidR="00097D62" w:rsidRDefault="00097D62" w:rsidP="00097D62">
      <w:pPr>
        <w:pStyle w:val="BodyText"/>
      </w:pPr>
      <w:r>
        <w:rPr>
          <w:b/>
          <w:bCs/>
        </w:rPr>
        <w:t>Process:</w:t>
      </w:r>
    </w:p>
    <w:p w14:paraId="24935E1D" w14:textId="77777777" w:rsidR="00097D62" w:rsidRDefault="00097D62" w:rsidP="00097D62">
      <w:pPr>
        <w:pStyle w:val="BodyText"/>
      </w:pPr>
      <w:r>
        <w:t>The SW shall write data buffer to the FRAM using DMA as efficiently as possible (performance requirements is detailed).</w:t>
      </w:r>
    </w:p>
    <w:p w14:paraId="448E3E00" w14:textId="77777777" w:rsidR="00097D62" w:rsidRDefault="00097D62" w:rsidP="00097D62">
      <w:pPr>
        <w:pStyle w:val="BodyText"/>
      </w:pPr>
      <w:r>
        <w:lastRenderedPageBreak/>
        <w:t>Acceptance Criteria:</w:t>
      </w:r>
    </w:p>
    <w:p w14:paraId="1FED5A12" w14:textId="77777777" w:rsidR="00097D62" w:rsidRDefault="00097D62" w:rsidP="00097D62">
      <w:pPr>
        <w:pStyle w:val="BodyText"/>
      </w:pPr>
      <w:r>
        <w:t>Read from FRAM the write data and make sure it changes.</w:t>
      </w:r>
    </w:p>
    <w:p w14:paraId="6FA536BC" w14:textId="77777777" w:rsidR="00097D62" w:rsidRDefault="00097D62" w:rsidP="00097D62">
      <w:pPr>
        <w:pStyle w:val="BodyText"/>
      </w:pPr>
      <w:r>
        <w:rPr>
          <w:b/>
          <w:bCs/>
        </w:rPr>
        <w:t>Output:</w:t>
      </w:r>
    </w:p>
    <w:p w14:paraId="3031AE1A" w14:textId="24B67752" w:rsidR="00097D62" w:rsidRDefault="00097D62" w:rsidP="00097D62">
      <w:pPr>
        <w:pStyle w:val="BodyText"/>
      </w:pPr>
      <w:r>
        <w:t xml:space="preserve">Functions </w:t>
      </w:r>
      <w:del w:id="353" w:author="Erez Shabtai" w:date="2026-03-09T10:46:00Z" w16du:dateUtc="2026-03-09T08:46:00Z">
        <w:r w:rsidDel="00FC61AF">
          <w:delText>returns</w:delText>
        </w:r>
      </w:del>
      <w:ins w:id="354" w:author="Erez Shabtai" w:date="2026-03-09T10:46:00Z" w16du:dateUtc="2026-03-09T08:46:00Z">
        <w:r w:rsidR="00FC61AF">
          <w:t>return</w:t>
        </w:r>
      </w:ins>
      <w:r>
        <w:t xml:space="preserve"> OK/fail with failure reason</w:t>
      </w:r>
    </w:p>
    <w:p w14:paraId="161BD3A8" w14:textId="77777777" w:rsidR="00F36051" w:rsidRDefault="00F36051" w:rsidP="00097D62">
      <w:pPr>
        <w:pStyle w:val="BodyText"/>
      </w:pPr>
    </w:p>
    <w:p w14:paraId="7CF0F32F" w14:textId="77777777" w:rsidR="00097D62" w:rsidRDefault="00097D62" w:rsidP="00097D62">
      <w:pPr>
        <w:pStyle w:val="Heading4"/>
      </w:pPr>
      <w:bookmarkStart w:id="355" w:name="pll-initconfigure"/>
      <w:bookmarkEnd w:id="352"/>
      <w:r>
        <w:t>3.1.2.2 PLL init/configure</w:t>
      </w:r>
    </w:p>
    <w:p w14:paraId="42AE46D0" w14:textId="77777777" w:rsidR="00097D62" w:rsidRDefault="00097D62" w:rsidP="00097D62">
      <w:pPr>
        <w:pStyle w:val="FirstParagraph"/>
      </w:pPr>
      <w:r>
        <w:t>Device driver requirements for PLL configuration using SPI BUS</w:t>
      </w:r>
    </w:p>
    <w:p w14:paraId="32DF7367" w14:textId="77777777" w:rsidR="00097D62" w:rsidRDefault="00097D62" w:rsidP="00097D62">
      <w:pPr>
        <w:pStyle w:val="BodyText"/>
      </w:pPr>
      <w:r>
        <w:rPr>
          <w:b/>
          <w:bCs/>
        </w:rPr>
        <w:t>REQ-FUNC-011: PLL configure</w:t>
      </w:r>
    </w:p>
    <w:p w14:paraId="415B0817" w14:textId="77777777" w:rsidR="00097D62" w:rsidRDefault="00097D62" w:rsidP="00097D62">
      <w:pPr>
        <w:pStyle w:val="BodyText"/>
      </w:pPr>
      <w:r>
        <w:rPr>
          <w:b/>
          <w:bCs/>
        </w:rPr>
        <w:t>Input:</w:t>
      </w:r>
    </w:p>
    <w:p w14:paraId="5C5233BE" w14:textId="77777777" w:rsidR="00097D62" w:rsidRDefault="00097D62" w:rsidP="00097D62">
      <w:pPr>
        <w:pStyle w:val="BodyText"/>
      </w:pPr>
      <w:r>
        <w:t xml:space="preserve">Frequency to initiate the PLL </w:t>
      </w:r>
      <w:commentRangeStart w:id="356"/>
      <w:commentRangeStart w:id="357"/>
      <w:r>
        <w:t>with</w:t>
      </w:r>
      <w:commentRangeEnd w:id="356"/>
      <w:r w:rsidR="00A01306">
        <w:rPr>
          <w:rStyle w:val="CommentReference"/>
          <w:sz w:val="22"/>
          <w:szCs w:val="22"/>
        </w:rPr>
        <w:commentReference w:id="356"/>
      </w:r>
      <w:commentRangeEnd w:id="357"/>
      <w:r w:rsidR="001472B6">
        <w:rPr>
          <w:rStyle w:val="CommentReference"/>
          <w:sz w:val="22"/>
          <w:szCs w:val="22"/>
        </w:rPr>
        <w:commentReference w:id="357"/>
      </w:r>
    </w:p>
    <w:p w14:paraId="5897F49C" w14:textId="77777777" w:rsidR="00097D62" w:rsidRDefault="00097D62" w:rsidP="00097D62">
      <w:pPr>
        <w:pStyle w:val="BodyText"/>
      </w:pPr>
      <w:r>
        <w:rPr>
          <w:b/>
          <w:bCs/>
        </w:rPr>
        <w:t>Process:</w:t>
      </w:r>
    </w:p>
    <w:p w14:paraId="588FF6C9" w14:textId="04C88DA3" w:rsidR="00097D62" w:rsidRDefault="00097D62" w:rsidP="00097D62">
      <w:pPr>
        <w:pStyle w:val="BodyText"/>
      </w:pPr>
      <w:r>
        <w:t xml:space="preserve">The SW shall initialize the PLL </w:t>
      </w:r>
      <w:ins w:id="358" w:author="Erez Shabtai" w:date="2026-03-09T10:32:00Z" w16du:dateUtc="2026-03-09T08:32:00Z">
        <w:r w:rsidR="001472B6">
          <w:t xml:space="preserve">with its entire configuration (chirp and all its related parameters) </w:t>
        </w:r>
      </w:ins>
      <w:del w:id="359" w:author="Erez Shabtai" w:date="2026-03-09T10:32:00Z" w16du:dateUtc="2026-03-09T08:32:00Z">
        <w:r w:rsidDel="001472B6">
          <w:delText xml:space="preserve">to a requested frequency </w:delText>
        </w:r>
      </w:del>
      <w:r>
        <w:t>using SPI bus.</w:t>
      </w:r>
    </w:p>
    <w:p w14:paraId="25FB6F5D" w14:textId="77777777" w:rsidR="00097D62" w:rsidRDefault="00097D62" w:rsidP="00097D62">
      <w:pPr>
        <w:pStyle w:val="BodyText"/>
      </w:pPr>
      <w:r>
        <w:t>Acceptance Criteria:</w:t>
      </w:r>
    </w:p>
    <w:p w14:paraId="39EBFD4E" w14:textId="77777777" w:rsidR="00097D62" w:rsidRDefault="00097D62" w:rsidP="00097D62">
      <w:pPr>
        <w:pStyle w:val="BodyText"/>
      </w:pPr>
      <w:r>
        <w:t>Correct PLL frequency measured by scope/test equipment</w:t>
      </w:r>
    </w:p>
    <w:p w14:paraId="2D616DDB" w14:textId="77777777" w:rsidR="00097D62" w:rsidRDefault="00097D62" w:rsidP="00097D62">
      <w:pPr>
        <w:pStyle w:val="BodyText"/>
      </w:pPr>
      <w:r>
        <w:rPr>
          <w:b/>
          <w:bCs/>
        </w:rPr>
        <w:t>Output:</w:t>
      </w:r>
    </w:p>
    <w:p w14:paraId="4BAB0B41" w14:textId="77777777" w:rsidR="00A03E47" w:rsidRDefault="00097D62" w:rsidP="00A03E47">
      <w:pPr>
        <w:pStyle w:val="BodyText"/>
        <w:rPr>
          <w:ins w:id="360" w:author="Erez Shabtai" w:date="2026-03-09T10:49:00Z" w16du:dateUtc="2026-03-09T08:49:00Z"/>
        </w:rPr>
      </w:pPr>
      <w:r>
        <w:t>Functions return OK/fail with failure reason</w:t>
      </w:r>
      <w:ins w:id="361" w:author="Roni Shamsian" w:date="2026-03-04T09:55:00Z" w16du:dateUtc="2026-03-04T07:55:00Z">
        <w:r w:rsidR="00DA0D0C">
          <w:t xml:space="preserve">, </w:t>
        </w:r>
      </w:ins>
    </w:p>
    <w:p w14:paraId="08E72BFF" w14:textId="77777777" w:rsidR="00A03E47" w:rsidRDefault="00A03E47" w:rsidP="00A03E47">
      <w:pPr>
        <w:pStyle w:val="BodyText"/>
        <w:rPr>
          <w:ins w:id="362" w:author="Erez Shabtai" w:date="2026-03-09T10:49:00Z" w16du:dateUtc="2026-03-09T08:49:00Z"/>
        </w:rPr>
      </w:pPr>
      <w:ins w:id="363" w:author="Erez Shabtai" w:date="2026-03-09T10:49:00Z" w16du:dateUtc="2026-03-09T08:49:00Z">
        <w:r>
          <w:t>If failed, the SW shall not start the program except the communication port. And set status for fatal error. Also, add corresponding debug message.</w:t>
        </w:r>
      </w:ins>
    </w:p>
    <w:p w14:paraId="0DC04034" w14:textId="278F9DF2" w:rsidR="00097D62" w:rsidDel="00A03E47" w:rsidRDefault="00DA0D0C" w:rsidP="00A03E47">
      <w:pPr>
        <w:pStyle w:val="BodyText"/>
        <w:rPr>
          <w:del w:id="364" w:author="Erez Shabtai" w:date="2026-03-09T10:49:00Z" w16du:dateUtc="2026-03-09T08:49:00Z"/>
        </w:rPr>
      </w:pPr>
      <w:ins w:id="365" w:author="Roni Shamsian" w:date="2026-03-04T09:55:00Z" w16du:dateUtc="2026-03-04T07:55:00Z">
        <w:del w:id="366" w:author="Erez Shabtai" w:date="2026-03-09T10:49:00Z" w16du:dateUtc="2026-03-09T08:49:00Z">
          <w:r w:rsidDel="00A03E47">
            <w:delText xml:space="preserve">If fail </w:delText>
          </w:r>
        </w:del>
      </w:ins>
      <w:ins w:id="367" w:author="Roni Shamsian" w:date="2026-03-04T09:56:00Z" w16du:dateUtc="2026-03-04T07:56:00Z">
        <w:del w:id="368" w:author="Erez Shabtai" w:date="2026-03-09T10:49:00Z" w16du:dateUtc="2026-03-09T08:49:00Z">
          <w:r w:rsidDel="00A03E47">
            <w:delText xml:space="preserve">report </w:delText>
          </w:r>
        </w:del>
        <w:del w:id="369" w:author="Erez Shabtai" w:date="2026-03-09T10:46:00Z" w16du:dateUtc="2026-03-09T08:46:00Z">
          <w:r w:rsidDel="00FC61AF">
            <w:delText>to ……</w:delText>
          </w:r>
        </w:del>
      </w:ins>
    </w:p>
    <w:p w14:paraId="7099868E" w14:textId="77777777" w:rsidR="00F36051" w:rsidRDefault="00F36051" w:rsidP="00A03E47">
      <w:pPr>
        <w:pStyle w:val="BodyText"/>
      </w:pPr>
    </w:p>
    <w:p w14:paraId="236BD5F9" w14:textId="77777777" w:rsidR="00097D62" w:rsidRDefault="00097D62" w:rsidP="00097D62">
      <w:pPr>
        <w:pStyle w:val="Heading3"/>
      </w:pPr>
      <w:bookmarkStart w:id="370" w:name="_Toc222106932"/>
      <w:bookmarkStart w:id="371" w:name="algorithm-implementation"/>
      <w:bookmarkEnd w:id="351"/>
      <w:bookmarkEnd w:id="355"/>
      <w:r>
        <w:t>3.1.3 Algorithm Implementation</w:t>
      </w:r>
      <w:bookmarkEnd w:id="370"/>
    </w:p>
    <w:p w14:paraId="7AFC6514" w14:textId="77777777" w:rsidR="00097D62" w:rsidRDefault="00097D62" w:rsidP="00097D62">
      <w:pPr>
        <w:pStyle w:val="FirstParagraph"/>
      </w:pPr>
      <w:r>
        <w:rPr>
          <w:b/>
          <w:bCs/>
        </w:rPr>
        <w:t>REQ-FUNC-012: [height detection algorithm implementation]</w:t>
      </w:r>
    </w:p>
    <w:p w14:paraId="3FBEB63D" w14:textId="77777777" w:rsidR="00097D62" w:rsidRDefault="00097D62" w:rsidP="00097D62">
      <w:pPr>
        <w:pStyle w:val="BodyText"/>
      </w:pPr>
      <w:r>
        <w:rPr>
          <w:b/>
          <w:bCs/>
        </w:rPr>
        <w:t>Description:</w:t>
      </w:r>
    </w:p>
    <w:p w14:paraId="12621350" w14:textId="77777777" w:rsidR="00097D62" w:rsidRDefault="00097D62" w:rsidP="00097D62">
      <w:pPr>
        <w:pStyle w:val="BodyText"/>
      </w:pPr>
      <w:r>
        <w:t>Implement the height detection algorithm received from the algorithm developer.</w:t>
      </w:r>
    </w:p>
    <w:p w14:paraId="578B8CAC" w14:textId="77777777" w:rsidR="00097D62" w:rsidRDefault="00097D62" w:rsidP="00097D62">
      <w:pPr>
        <w:pStyle w:val="BodyText"/>
      </w:pPr>
      <w:r>
        <w:t>The SW programmer shall get from the algorithm developer:</w:t>
      </w:r>
    </w:p>
    <w:p w14:paraId="1FA08D8F" w14:textId="77777777" w:rsidR="00097D62" w:rsidRDefault="00097D62" w:rsidP="00097D62">
      <w:pPr>
        <w:pStyle w:val="BodyText"/>
      </w:pPr>
      <w:r>
        <w:t>Full implementation of the algorithm in c code. With clear definition of the algorithm API</w:t>
      </w:r>
    </w:p>
    <w:p w14:paraId="6D637014" w14:textId="77777777" w:rsidR="00097D62" w:rsidRDefault="00097D62" w:rsidP="00097D62">
      <w:pPr>
        <w:pStyle w:val="BodyText"/>
      </w:pPr>
      <w:r>
        <w:t>Full example how to run the code on PC</w:t>
      </w:r>
    </w:p>
    <w:p w14:paraId="1ACF93E6" w14:textId="77777777" w:rsidR="00097D62" w:rsidRDefault="00097D62" w:rsidP="00097D62">
      <w:pPr>
        <w:pStyle w:val="BodyText"/>
      </w:pPr>
      <w:r>
        <w:t>Test vectors as input to run the algorithm on.</w:t>
      </w:r>
    </w:p>
    <w:p w14:paraId="28698FEF" w14:textId="77777777" w:rsidR="00097D62" w:rsidRDefault="00097D62" w:rsidP="00097D62">
      <w:pPr>
        <w:pStyle w:val="BodyText"/>
      </w:pPr>
      <w:r>
        <w:t>Expected output vectors.</w:t>
      </w:r>
    </w:p>
    <w:p w14:paraId="74C39232" w14:textId="77777777" w:rsidR="00097D62" w:rsidRDefault="00097D62" w:rsidP="00097D62">
      <w:pPr>
        <w:pStyle w:val="BodyText"/>
      </w:pPr>
      <w:r>
        <w:lastRenderedPageBreak/>
        <w:t>A clear pass/fail definition (should not require bit-exact matching due to floating point implementation and differences in FFT implementation.)</w:t>
      </w:r>
    </w:p>
    <w:p w14:paraId="0DCC8838" w14:textId="77777777" w:rsidR="00097D62" w:rsidRDefault="00097D62" w:rsidP="00097D62">
      <w:pPr>
        <w:pStyle w:val="BodyText"/>
      </w:pPr>
      <w:r>
        <w:rPr>
          <w:b/>
          <w:bCs/>
        </w:rPr>
        <w:t>Input:</w:t>
      </w:r>
    </w:p>
    <w:p w14:paraId="7A929027" w14:textId="2FFB7968" w:rsidR="00097D62" w:rsidRDefault="00097D62" w:rsidP="00097D62">
      <w:pPr>
        <w:pStyle w:val="BodyText"/>
      </w:pPr>
      <w:r>
        <w:t xml:space="preserve">The height </w:t>
      </w:r>
      <w:ins w:id="372" w:author="Roni Shamsian" w:date="2026-03-04T09:58:00Z" w16du:dateUtc="2026-03-04T07:58:00Z">
        <w:r w:rsidR="007F3CE9">
          <w:t xml:space="preserve">/ Velocity / Delay requirement </w:t>
        </w:r>
      </w:ins>
      <w:r w:rsidRPr="007F3CE9">
        <w:rPr>
          <w:strike/>
          <w:rPrChange w:id="373" w:author="Roni Shamsian" w:date="2026-03-04T09:58:00Z" w16du:dateUtc="2026-03-04T07:58:00Z">
            <w:rPr/>
          </w:rPrChange>
        </w:rPr>
        <w:t>detection</w:t>
      </w:r>
      <w:r>
        <w:t xml:space="preserve"> module shall get as input:</w:t>
      </w:r>
    </w:p>
    <w:p w14:paraId="63B110C4" w14:textId="77777777" w:rsidR="00097D62" w:rsidRDefault="00097D62" w:rsidP="00097D62">
      <w:pPr>
        <w:pStyle w:val="BodyText"/>
      </w:pPr>
      <w:r>
        <w:t>Test vectors as input to run the algorithm on.</w:t>
      </w:r>
    </w:p>
    <w:p w14:paraId="1ADD1EEC" w14:textId="77777777" w:rsidR="00097D62" w:rsidRDefault="00097D62" w:rsidP="00097D62">
      <w:pPr>
        <w:pStyle w:val="BodyText"/>
      </w:pPr>
      <w:r>
        <w:rPr>
          <w:b/>
          <w:bCs/>
        </w:rPr>
        <w:t>Process:</w:t>
      </w:r>
    </w:p>
    <w:p w14:paraId="2FF816E8" w14:textId="77777777" w:rsidR="00097D62" w:rsidRDefault="00097D62" w:rsidP="00097D62">
      <w:pPr>
        <w:pStyle w:val="BodyText"/>
        <w:rPr>
          <w:rtl/>
          <w:lang w:bidi="he-IL"/>
        </w:rPr>
      </w:pPr>
      <w:r>
        <w:t>The SW shall implement the C code algorithm, run the algorithm on the input test vectors and produce output vectors/results.</w:t>
      </w:r>
    </w:p>
    <w:p w14:paraId="5B938D95" w14:textId="77777777" w:rsidR="00097D62" w:rsidRDefault="00097D62" w:rsidP="00097D62">
      <w:pPr>
        <w:pStyle w:val="BodyText"/>
      </w:pPr>
      <w:r>
        <w:rPr>
          <w:b/>
          <w:bCs/>
        </w:rPr>
        <w:t>Output:</w:t>
      </w:r>
    </w:p>
    <w:p w14:paraId="46AB7C06" w14:textId="60BE3282" w:rsidR="00097D62" w:rsidRDefault="00097D62" w:rsidP="00097D62">
      <w:pPr>
        <w:pStyle w:val="BodyText"/>
        <w:rPr>
          <w:ins w:id="374" w:author="Erez Shabtai" w:date="2026-03-09T10:33:00Z" w16du:dateUtc="2026-03-09T08:33:00Z"/>
        </w:rPr>
      </w:pPr>
      <w:r>
        <w:t>The SW output vector should be close to the test output vectors according to the defined algorithm pass definition</w:t>
      </w:r>
      <w:ins w:id="375" w:author="Erez Shabtai" w:date="2026-02-22T22:23:00Z" w16du:dateUtc="2026-02-22T20:23:00Z">
        <w:r w:rsidR="000C2C6C">
          <w:t xml:space="preserve"> (from </w:t>
        </w:r>
      </w:ins>
      <w:ins w:id="376" w:author="Erez Shabtai" w:date="2026-02-22T22:24:00Z" w16du:dateUtc="2026-02-22T20:24:00Z">
        <w:r w:rsidR="000C2C6C">
          <w:t xml:space="preserve">the algorithm </w:t>
        </w:r>
        <w:commentRangeStart w:id="377"/>
        <w:commentRangeStart w:id="378"/>
        <w:r w:rsidR="000C2C6C">
          <w:t>developer</w:t>
        </w:r>
      </w:ins>
      <w:commentRangeEnd w:id="377"/>
      <w:r w:rsidR="00FD12A2">
        <w:rPr>
          <w:rStyle w:val="CommentReference"/>
          <w:sz w:val="22"/>
          <w:szCs w:val="22"/>
        </w:rPr>
        <w:commentReference w:id="377"/>
      </w:r>
      <w:commentRangeEnd w:id="378"/>
      <w:r w:rsidR="001472B6">
        <w:rPr>
          <w:rStyle w:val="CommentReference"/>
          <w:sz w:val="22"/>
          <w:szCs w:val="22"/>
        </w:rPr>
        <w:commentReference w:id="378"/>
      </w:r>
      <w:ins w:id="379" w:author="Erez Shabtai" w:date="2026-02-22T22:24:00Z" w16du:dateUtc="2026-02-22T20:24:00Z">
        <w:r w:rsidR="000C2C6C">
          <w:t>)</w:t>
        </w:r>
      </w:ins>
      <w:r>
        <w:t>.</w:t>
      </w:r>
    </w:p>
    <w:p w14:paraId="7A2D1849" w14:textId="7603B469" w:rsidR="001472B6" w:rsidRDefault="001472B6" w:rsidP="001472B6">
      <w:pPr>
        <w:pStyle w:val="BodyText"/>
      </w:pPr>
      <w:ins w:id="380" w:author="Erez Shabtai" w:date="2026-03-09T10:33:00Z" w16du:dateUtc="2026-03-09T08:33:00Z">
        <w:r>
          <w:rPr>
            <w:lang w:val="en-IL"/>
          </w:rPr>
          <w:t xml:space="preserve">Note: </w:t>
        </w:r>
      </w:ins>
      <w:ins w:id="381" w:author="Erez Shabtai" w:date="2026-03-09T10:33:00Z">
        <w:r w:rsidRPr="001472B6">
          <w:rPr>
            <w:lang w:val="en-IL"/>
          </w:rPr>
          <w:t xml:space="preserve">The Purpose of this requirement is to check that the algorithm implementation code on the MCU is close enough to the PC reference that </w:t>
        </w:r>
      </w:ins>
      <w:ins w:id="382" w:author="Erez Shabtai" w:date="2026-03-09T10:34:00Z" w16du:dateUtc="2026-03-09T08:34:00Z">
        <w:r>
          <w:rPr>
            <w:lang w:val="en-IL"/>
          </w:rPr>
          <w:t>received from the algorithm developer</w:t>
        </w:r>
      </w:ins>
      <w:ins w:id="383" w:author="Erez Shabtai" w:date="2026-03-09T10:33:00Z">
        <w:r w:rsidRPr="001472B6">
          <w:rPr>
            <w:lang w:val="en-IL"/>
          </w:rPr>
          <w:t xml:space="preserve">. Please note that the input for this requirement is the test vector and not the analog input samples (for that </w:t>
        </w:r>
      </w:ins>
      <w:ins w:id="384" w:author="Erez Shabtai" w:date="2026-03-09T10:34:00Z" w16du:dateUtc="2026-03-09T08:34:00Z">
        <w:r>
          <w:rPr>
            <w:lang w:val="en-IL"/>
          </w:rPr>
          <w:t>we</w:t>
        </w:r>
      </w:ins>
      <w:ins w:id="385" w:author="Erez Shabtai" w:date="2026-03-09T10:33:00Z">
        <w:r w:rsidRPr="001472B6">
          <w:rPr>
            <w:lang w:val="en-IL"/>
          </w:rPr>
          <w:t xml:space="preserve"> have separate requirement in the document). Therefor </w:t>
        </w:r>
      </w:ins>
      <w:ins w:id="386" w:author="Erez Shabtai" w:date="2026-03-09T10:34:00Z" w16du:dateUtc="2026-03-09T08:34:00Z">
        <w:r>
          <w:rPr>
            <w:lang w:val="en-IL"/>
          </w:rPr>
          <w:t xml:space="preserve">it is </w:t>
        </w:r>
      </w:ins>
      <w:ins w:id="387" w:author="Erez Shabtai" w:date="2026-03-09T10:33:00Z">
        <w:r w:rsidRPr="001472B6">
          <w:rPr>
            <w:lang w:val="en-IL"/>
          </w:rPr>
          <w:t>expect</w:t>
        </w:r>
      </w:ins>
      <w:ins w:id="388" w:author="Erez Shabtai" w:date="2026-03-09T10:34:00Z" w16du:dateUtc="2026-03-09T08:34:00Z">
        <w:r>
          <w:rPr>
            <w:lang w:val="en-IL"/>
          </w:rPr>
          <w:t>ed</w:t>
        </w:r>
      </w:ins>
      <w:ins w:id="389" w:author="Erez Shabtai" w:date="2026-03-09T10:33:00Z">
        <w:r w:rsidRPr="001472B6">
          <w:rPr>
            <w:lang w:val="en-IL"/>
          </w:rPr>
          <w:t xml:space="preserve"> to get the required output of the algorithm and the pass criteria (what to compare to –temp results in some points inside the algorithm, distance, time, decision if to pull trigger, etc)  from </w:t>
        </w:r>
      </w:ins>
      <w:ins w:id="390" w:author="Erez Shabtai" w:date="2026-03-09T10:34:00Z" w16du:dateUtc="2026-03-09T08:34:00Z">
        <w:r>
          <w:rPr>
            <w:lang w:val="en-IL"/>
          </w:rPr>
          <w:t>the algor</w:t>
        </w:r>
      </w:ins>
      <w:ins w:id="391" w:author="Erez Shabtai" w:date="2026-03-09T10:35:00Z" w16du:dateUtc="2026-03-09T08:35:00Z">
        <w:r>
          <w:rPr>
            <w:lang w:val="en-IL"/>
          </w:rPr>
          <w:t>ithm developer</w:t>
        </w:r>
      </w:ins>
    </w:p>
    <w:p w14:paraId="57E2B5BF" w14:textId="77777777" w:rsidR="00F36051" w:rsidRDefault="00F36051" w:rsidP="00097D62">
      <w:pPr>
        <w:pStyle w:val="BodyText"/>
      </w:pPr>
    </w:p>
    <w:p w14:paraId="3BC1C56D" w14:textId="77777777" w:rsidR="00097D62" w:rsidRDefault="00097D62" w:rsidP="00097D62">
      <w:pPr>
        <w:pStyle w:val="Heading3"/>
      </w:pPr>
      <w:bookmarkStart w:id="392" w:name="_Toc222106933"/>
      <w:bookmarkStart w:id="393" w:name="communication-protocol-requirements"/>
      <w:bookmarkEnd w:id="371"/>
      <w:r>
        <w:t>3.1.4 Communication protocol requirements</w:t>
      </w:r>
      <w:bookmarkEnd w:id="392"/>
    </w:p>
    <w:p w14:paraId="13BFB8DF" w14:textId="77777777" w:rsidR="00097D62" w:rsidRDefault="00097D62" w:rsidP="00097D62">
      <w:pPr>
        <w:pStyle w:val="FirstParagraph"/>
      </w:pPr>
      <w:r>
        <w:rPr>
          <w:b/>
          <w:bCs/>
        </w:rPr>
        <w:t>REQ-FUNC-013: RS-422 Communication Protocol</w:t>
      </w:r>
    </w:p>
    <w:p w14:paraId="3D24076C" w14:textId="77777777" w:rsidR="00097D62" w:rsidRDefault="00097D62" w:rsidP="00097D62">
      <w:pPr>
        <w:pStyle w:val="BodyText"/>
      </w:pPr>
      <w:r>
        <w:rPr>
          <w:b/>
          <w:bCs/>
        </w:rPr>
        <w:t>Description:</w:t>
      </w:r>
    </w:p>
    <w:p w14:paraId="2A3D8DDB" w14:textId="77777777" w:rsidR="00097D62" w:rsidRDefault="00097D62" w:rsidP="00097D62">
      <w:pPr>
        <w:pStyle w:val="BodyText"/>
      </w:pPr>
      <w:r>
        <w:t xml:space="preserve">The SW shall implement the communication protocol as described in N </w:t>
      </w:r>
      <w:r>
        <w:rPr>
          <w:rtl/>
        </w:rPr>
        <w:t>ממשק חשמלי ותקשורת למחוש קרבה עבור מערכת</w:t>
      </w:r>
      <w:r>
        <w:t xml:space="preserve"> (D11).docx document.</w:t>
      </w:r>
    </w:p>
    <w:p w14:paraId="1677D950" w14:textId="0396A77F" w:rsidR="00097D62" w:rsidRDefault="00097D62" w:rsidP="00097D62">
      <w:pPr>
        <w:pStyle w:val="BodyText"/>
      </w:pPr>
      <w:r>
        <w:t xml:space="preserve">The SW shall function as slave only, respond to </w:t>
      </w:r>
      <w:del w:id="394" w:author="Erez Shabtai" w:date="2026-02-22T22:14:00Z" w16du:dateUtc="2026-02-22T20:14:00Z">
        <w:r w:rsidDel="005D47A0">
          <w:delText xml:space="preserve">Fuze </w:delText>
        </w:r>
      </w:del>
      <w:ins w:id="395" w:author="Erez Shabtai" w:date="2026-02-22T22:14:00Z" w16du:dateUtc="2026-02-22T20:14:00Z">
        <w:r w:rsidR="005D47A0">
          <w:t xml:space="preserve">WS </w:t>
        </w:r>
      </w:ins>
      <w:r>
        <w:t>requests through the RS422 UART interface, and will not initiate messages by itself.</w:t>
      </w:r>
    </w:p>
    <w:p w14:paraId="0ED881DF" w14:textId="77777777" w:rsidR="00097D62" w:rsidRDefault="00097D62" w:rsidP="00097D62">
      <w:pPr>
        <w:pStyle w:val="BodyText"/>
      </w:pPr>
      <w:r>
        <w:rPr>
          <w:b/>
          <w:bCs/>
        </w:rPr>
        <w:t>Input:</w:t>
      </w:r>
    </w:p>
    <w:p w14:paraId="22FAF725" w14:textId="0F233CBD" w:rsidR="00097D62" w:rsidRDefault="00097D62" w:rsidP="00097D62">
      <w:pPr>
        <w:pStyle w:val="BodyText"/>
      </w:pPr>
      <w:r>
        <w:t xml:space="preserve">The SW Shall receive request from the </w:t>
      </w:r>
      <w:del w:id="396" w:author="Erez Shabtai" w:date="2026-02-22T22:14:00Z" w16du:dateUtc="2026-02-22T20:14:00Z">
        <w:r w:rsidDel="005D47A0">
          <w:delText xml:space="preserve">Fuze </w:delText>
        </w:r>
      </w:del>
      <w:ins w:id="397" w:author="Erez Shabtai" w:date="2026-02-22T22:14:00Z" w16du:dateUtc="2026-02-22T20:14:00Z">
        <w:r w:rsidR="005D47A0">
          <w:t xml:space="preserve">WS </w:t>
        </w:r>
      </w:ins>
      <w:r>
        <w:t>through RS422 UART interface.</w:t>
      </w:r>
    </w:p>
    <w:p w14:paraId="10E80396" w14:textId="77777777" w:rsidR="00097D62" w:rsidRDefault="00097D62" w:rsidP="00097D62">
      <w:pPr>
        <w:pStyle w:val="BodyText"/>
      </w:pPr>
      <w:r>
        <w:rPr>
          <w:b/>
          <w:bCs/>
        </w:rPr>
        <w:t>Process:</w:t>
      </w:r>
    </w:p>
    <w:p w14:paraId="2FDE4D5C" w14:textId="669ED7A7" w:rsidR="00097D62" w:rsidRDefault="00097D62" w:rsidP="00097D62">
      <w:pPr>
        <w:pStyle w:val="BodyText"/>
      </w:pPr>
      <w:r>
        <w:t xml:space="preserve">The SW shall decode the UART message, call the required operation and send the corresponding response to the </w:t>
      </w:r>
      <w:del w:id="398" w:author="Erez Shabtai" w:date="2026-02-22T22:14:00Z" w16du:dateUtc="2026-02-22T20:14:00Z">
        <w:r w:rsidDel="005D47A0">
          <w:delText xml:space="preserve">Fuze </w:delText>
        </w:r>
      </w:del>
      <w:ins w:id="399" w:author="Erez Shabtai" w:date="2026-02-22T22:14:00Z" w16du:dateUtc="2026-02-22T20:14:00Z">
        <w:r w:rsidR="005D47A0">
          <w:t xml:space="preserve">WS </w:t>
        </w:r>
      </w:ins>
      <w:r>
        <w:t>through the RS422 UART interface.</w:t>
      </w:r>
    </w:p>
    <w:p w14:paraId="7E4AA147" w14:textId="77777777" w:rsidR="00097D62" w:rsidRDefault="00097D62" w:rsidP="00097D62">
      <w:pPr>
        <w:pStyle w:val="BodyText"/>
      </w:pPr>
      <w:r>
        <w:rPr>
          <w:b/>
          <w:bCs/>
        </w:rPr>
        <w:t>Output:</w:t>
      </w:r>
    </w:p>
    <w:p w14:paraId="101A1F5A" w14:textId="77777777" w:rsidR="00097D62" w:rsidRDefault="00097D62" w:rsidP="00097D62">
      <w:pPr>
        <w:pStyle w:val="BodyText"/>
      </w:pPr>
      <w:r>
        <w:t>Correct corresponding UART response for each request according to the protocol.</w:t>
      </w:r>
    </w:p>
    <w:p w14:paraId="0B4B2665" w14:textId="77777777" w:rsidR="00F36051" w:rsidRDefault="00F36051" w:rsidP="00097D62">
      <w:pPr>
        <w:pStyle w:val="BodyText"/>
      </w:pPr>
    </w:p>
    <w:p w14:paraId="55316B3A" w14:textId="77777777" w:rsidR="00097D62" w:rsidRDefault="00097D62" w:rsidP="00097D62">
      <w:pPr>
        <w:pStyle w:val="Heading3"/>
      </w:pPr>
      <w:bookmarkStart w:id="400" w:name="_Toc222106934"/>
      <w:bookmarkStart w:id="401" w:name="telemetry-protocol-requirements"/>
      <w:bookmarkEnd w:id="393"/>
      <w:r>
        <w:lastRenderedPageBreak/>
        <w:t>3.1.5 Telemetry protocol requirements</w:t>
      </w:r>
      <w:bookmarkEnd w:id="400"/>
    </w:p>
    <w:p w14:paraId="63EB7E5D" w14:textId="77777777" w:rsidR="00097D62" w:rsidRDefault="00097D62" w:rsidP="00097D62">
      <w:pPr>
        <w:pStyle w:val="FirstParagraph"/>
      </w:pPr>
      <w:r>
        <w:rPr>
          <w:b/>
          <w:bCs/>
        </w:rPr>
        <w:t>REQ-FUNC-014: Telemetry Communication protocol</w:t>
      </w:r>
    </w:p>
    <w:p w14:paraId="5C5B9E02" w14:textId="77777777" w:rsidR="00097D62" w:rsidRDefault="00097D62" w:rsidP="00097D62">
      <w:pPr>
        <w:pStyle w:val="BodyText"/>
      </w:pPr>
      <w:r>
        <w:rPr>
          <w:b/>
          <w:bCs/>
        </w:rPr>
        <w:t>Description:</w:t>
      </w:r>
    </w:p>
    <w:p w14:paraId="41C9A5F7" w14:textId="77777777" w:rsidR="00097D62" w:rsidRDefault="00097D62" w:rsidP="00097D62">
      <w:pPr>
        <w:pStyle w:val="BodyText"/>
      </w:pPr>
      <w:r>
        <w:t xml:space="preserve">The SW shall implement the telemetry communication protocol as described in N </w:t>
      </w:r>
      <w:r>
        <w:rPr>
          <w:rtl/>
        </w:rPr>
        <w:t>ממשק חשמלי ותקשורת למחוש קרבה עבור מערכת</w:t>
      </w:r>
      <w:r>
        <w:t xml:space="preserve"> (D11).docx document.</w:t>
      </w:r>
    </w:p>
    <w:p w14:paraId="6FF0DC81" w14:textId="77777777" w:rsidR="00097D62" w:rsidRDefault="00097D62" w:rsidP="00097D62">
      <w:pPr>
        <w:pStyle w:val="BodyText"/>
      </w:pPr>
      <w:r>
        <w:rPr>
          <w:b/>
          <w:bCs/>
        </w:rPr>
        <w:t>Input:</w:t>
      </w:r>
    </w:p>
    <w:p w14:paraId="064830A9" w14:textId="13441EAE" w:rsidR="00097D62" w:rsidRDefault="00097D62" w:rsidP="00097D62">
      <w:pPr>
        <w:pStyle w:val="BodyText"/>
      </w:pPr>
      <w:r>
        <w:t xml:space="preserve">The SW Shall receive request from the </w:t>
      </w:r>
      <w:del w:id="402" w:author="Erez Shabtai" w:date="2026-02-22T22:14:00Z" w16du:dateUtc="2026-02-22T20:14:00Z">
        <w:r w:rsidDel="005D47A0">
          <w:delText xml:space="preserve">Fuze </w:delText>
        </w:r>
      </w:del>
      <w:ins w:id="403" w:author="Erez Shabtai" w:date="2026-02-22T22:14:00Z" w16du:dateUtc="2026-02-22T20:14:00Z">
        <w:r w:rsidR="005D47A0">
          <w:t xml:space="preserve">WS </w:t>
        </w:r>
      </w:ins>
      <w:r>
        <w:t>through RS422 UART interface.</w:t>
      </w:r>
    </w:p>
    <w:p w14:paraId="1A7F772C" w14:textId="77777777" w:rsidR="00097D62" w:rsidRDefault="00097D62" w:rsidP="00097D62">
      <w:pPr>
        <w:pStyle w:val="BodyText"/>
      </w:pPr>
      <w:r>
        <w:rPr>
          <w:b/>
          <w:bCs/>
        </w:rPr>
        <w:t>Process:</w:t>
      </w:r>
    </w:p>
    <w:p w14:paraId="270B9A2B" w14:textId="77777777" w:rsidR="00097D62" w:rsidRDefault="00097D62" w:rsidP="00097D62">
      <w:pPr>
        <w:pStyle w:val="BodyText"/>
      </w:pPr>
      <w:r>
        <w:t>The SW shall function as SPI master, sending the telemetry data to the telemetry system through the SPI interface.</w:t>
      </w:r>
    </w:p>
    <w:p w14:paraId="03262C88" w14:textId="77777777" w:rsidR="00097D62" w:rsidRDefault="00097D62" w:rsidP="00097D62">
      <w:pPr>
        <w:pStyle w:val="BodyText"/>
      </w:pPr>
      <w:r>
        <w:t xml:space="preserve">The SW shall get the telemetry data according to N </w:t>
      </w:r>
      <w:r>
        <w:rPr>
          <w:rtl/>
        </w:rPr>
        <w:t>ממשק חשמלי ותקשורת למחוש קרבה עבור מערכת</w:t>
      </w:r>
      <w:r>
        <w:t xml:space="preserve"> (D11).docx document.</w:t>
      </w:r>
    </w:p>
    <w:p w14:paraId="6A8706C4" w14:textId="77777777" w:rsidR="00097D62" w:rsidRDefault="00097D62" w:rsidP="00097D62">
      <w:pPr>
        <w:pStyle w:val="BodyText"/>
      </w:pPr>
      <w:r>
        <w:t>SPI clock is 1MHz.</w:t>
      </w:r>
    </w:p>
    <w:p w14:paraId="591B713C" w14:textId="3222684C" w:rsidR="00097D62" w:rsidRDefault="00097D62" w:rsidP="00097D62">
      <w:pPr>
        <w:pStyle w:val="BodyText"/>
      </w:pPr>
      <w:r>
        <w:t>Period between 4 bytes messages is according to modulating signal end of gradient (rise or fall), but not less than 180 usec</w:t>
      </w:r>
      <w:ins w:id="404" w:author="Erez Shabtai" w:date="2026-02-22T22:24:00Z" w16du:dateUtc="2026-02-22T20:24:00Z">
        <w:r w:rsidR="000C2C6C">
          <w:t xml:space="preserve"> (as described in the </w:t>
        </w:r>
      </w:ins>
      <w:ins w:id="405" w:author="Erez Shabtai" w:date="2026-02-22T22:25:00Z" w16du:dateUtc="2026-02-22T20:25:00Z">
        <w:r w:rsidR="000C2C6C">
          <w:rPr>
            <w:rtl/>
          </w:rPr>
          <w:t>קרבה עבור מערכת</w:t>
        </w:r>
        <w:r w:rsidR="000C2C6C">
          <w:t xml:space="preserve"> (D11).docx document)</w:t>
        </w:r>
      </w:ins>
      <w:r>
        <w:t>.</w:t>
      </w:r>
    </w:p>
    <w:p w14:paraId="0CD3E816" w14:textId="77777777" w:rsidR="00097D62" w:rsidRDefault="00097D62" w:rsidP="00097D62">
      <w:pPr>
        <w:pStyle w:val="BodyText"/>
      </w:pPr>
      <w:r>
        <w:rPr>
          <w:b/>
          <w:bCs/>
        </w:rPr>
        <w:t>Output:</w:t>
      </w:r>
    </w:p>
    <w:p w14:paraId="387B4CF0" w14:textId="77777777" w:rsidR="00097D62" w:rsidRDefault="00097D62" w:rsidP="00097D62">
      <w:pPr>
        <w:pStyle w:val="BodyText"/>
      </w:pPr>
      <w:r>
        <w:t>SPI message to telemetry system.</w:t>
      </w:r>
    </w:p>
    <w:p w14:paraId="77CB4704" w14:textId="77777777" w:rsidR="00F36051" w:rsidRDefault="00F36051" w:rsidP="00097D62">
      <w:pPr>
        <w:pStyle w:val="BodyText"/>
        <w:rPr>
          <w:b/>
          <w:bCs/>
        </w:rPr>
      </w:pPr>
    </w:p>
    <w:p w14:paraId="6D436ED3" w14:textId="4F25CA36" w:rsidR="00097D62" w:rsidRDefault="00097D62" w:rsidP="00097D62">
      <w:pPr>
        <w:pStyle w:val="BodyText"/>
      </w:pPr>
      <w:r>
        <w:rPr>
          <w:b/>
          <w:bCs/>
        </w:rPr>
        <w:t>REQ-FUNC-015: Telemetry PROX IBIT test signal</w:t>
      </w:r>
    </w:p>
    <w:p w14:paraId="4EFF741C" w14:textId="77777777" w:rsidR="00097D62" w:rsidRDefault="00097D62" w:rsidP="00097D62">
      <w:pPr>
        <w:pStyle w:val="BodyText"/>
      </w:pPr>
      <w:r>
        <w:rPr>
          <w:b/>
          <w:bCs/>
        </w:rPr>
        <w:t>Description:</w:t>
      </w:r>
    </w:p>
    <w:p w14:paraId="39163FE5" w14:textId="77777777" w:rsidR="00097D62" w:rsidRDefault="00097D62" w:rsidP="00097D62">
      <w:pPr>
        <w:pStyle w:val="BodyText"/>
      </w:pPr>
      <w:r>
        <w:t xml:space="preserve">The SW shall implement the telemetry test signal as described in N </w:t>
      </w:r>
      <w:r>
        <w:rPr>
          <w:rtl/>
        </w:rPr>
        <w:t>ממשק חשמלי ותקשורת למחוש קרבה עבור מערכת</w:t>
      </w:r>
      <w:r>
        <w:t xml:space="preserve"> (D11).docx document.</w:t>
      </w:r>
    </w:p>
    <w:p w14:paraId="259E1959" w14:textId="77777777" w:rsidR="00097D62" w:rsidRDefault="00097D62" w:rsidP="00097D62">
      <w:pPr>
        <w:pStyle w:val="BodyText"/>
      </w:pPr>
      <w:r>
        <w:rPr>
          <w:b/>
          <w:bCs/>
        </w:rPr>
        <w:t>Input:</w:t>
      </w:r>
    </w:p>
    <w:p w14:paraId="3D3F270D" w14:textId="27782828" w:rsidR="00097D62" w:rsidRDefault="00097D62" w:rsidP="00097D62">
      <w:pPr>
        <w:pStyle w:val="BodyText"/>
      </w:pPr>
      <w:r>
        <w:t xml:space="preserve">The SW Shall receive PROX IBIT request from the </w:t>
      </w:r>
      <w:del w:id="406" w:author="Erez Shabtai" w:date="2026-02-22T22:15:00Z" w16du:dateUtc="2026-02-22T20:15:00Z">
        <w:r w:rsidDel="005D47A0">
          <w:delText xml:space="preserve">Fuze </w:delText>
        </w:r>
      </w:del>
      <w:ins w:id="407" w:author="Erez Shabtai" w:date="2026-02-22T22:15:00Z" w16du:dateUtc="2026-02-22T20:15:00Z">
        <w:r w:rsidR="005D47A0">
          <w:t xml:space="preserve">WS </w:t>
        </w:r>
      </w:ins>
      <w:r>
        <w:t>through RS422 UART interface.</w:t>
      </w:r>
    </w:p>
    <w:p w14:paraId="3AC9EEA5" w14:textId="77777777" w:rsidR="00097D62" w:rsidRDefault="00097D62" w:rsidP="00097D62">
      <w:pPr>
        <w:pStyle w:val="BodyText"/>
      </w:pPr>
      <w:r>
        <w:rPr>
          <w:b/>
          <w:bCs/>
        </w:rPr>
        <w:t>Process:</w:t>
      </w:r>
    </w:p>
    <w:p w14:paraId="6FD5105F" w14:textId="77777777" w:rsidR="00097D62" w:rsidRDefault="00097D62" w:rsidP="00097D62">
      <w:pPr>
        <w:pStyle w:val="BodyText"/>
      </w:pPr>
      <w:r>
        <w:t>The SW shall function as SPI master, sending the test data to the telemetry system through the SPI interface.</w:t>
      </w:r>
    </w:p>
    <w:p w14:paraId="5BE203F2" w14:textId="77777777" w:rsidR="00097D62" w:rsidRDefault="00097D62" w:rsidP="00097D62">
      <w:pPr>
        <w:pStyle w:val="BodyText"/>
      </w:pPr>
      <w:r>
        <w:t xml:space="preserve">The SW shall get the test data according to N </w:t>
      </w:r>
      <w:r>
        <w:rPr>
          <w:rtl/>
        </w:rPr>
        <w:t>ממשק חשמלי ותקשורת למחוש קרבה עבור מערכת</w:t>
      </w:r>
      <w:r>
        <w:t xml:space="preserve"> (D11).docx document.</w:t>
      </w:r>
    </w:p>
    <w:p w14:paraId="08BE4970" w14:textId="77777777" w:rsidR="00097D62" w:rsidRDefault="00097D62" w:rsidP="00097D62">
      <w:pPr>
        <w:pStyle w:val="BodyText"/>
      </w:pPr>
      <w:r>
        <w:t>SPI clock is 1MHz.</w:t>
      </w:r>
    </w:p>
    <w:p w14:paraId="0713FE18" w14:textId="77777777" w:rsidR="00097D62" w:rsidRDefault="00097D62" w:rsidP="00097D62">
      <w:pPr>
        <w:pStyle w:val="BodyText"/>
      </w:pPr>
      <w:r>
        <w:t>Period between 4 bytes messages is according to PROX IBIT command.</w:t>
      </w:r>
    </w:p>
    <w:p w14:paraId="25079F3C" w14:textId="77777777" w:rsidR="00097D62" w:rsidRDefault="00097D62" w:rsidP="00097D62">
      <w:pPr>
        <w:pStyle w:val="BodyText"/>
      </w:pPr>
      <w:r>
        <w:rPr>
          <w:b/>
          <w:bCs/>
        </w:rPr>
        <w:t>Output:</w:t>
      </w:r>
    </w:p>
    <w:p w14:paraId="30748356" w14:textId="77777777" w:rsidR="00097D62" w:rsidRDefault="00097D62" w:rsidP="00097D62">
      <w:pPr>
        <w:pStyle w:val="BodyText"/>
      </w:pPr>
      <w:r>
        <w:lastRenderedPageBreak/>
        <w:t>SPI message to telemetry system.</w:t>
      </w:r>
    </w:p>
    <w:p w14:paraId="0CB8CAE4" w14:textId="77777777" w:rsidR="00F36051" w:rsidRDefault="00F36051" w:rsidP="00097D62">
      <w:pPr>
        <w:pStyle w:val="BodyText"/>
      </w:pPr>
    </w:p>
    <w:p w14:paraId="00DF391C" w14:textId="77777777" w:rsidR="00097D62" w:rsidRDefault="00097D62" w:rsidP="00097D62">
      <w:pPr>
        <w:pStyle w:val="Heading3"/>
      </w:pPr>
      <w:bookmarkStart w:id="408" w:name="_Toc222106935"/>
      <w:bookmarkStart w:id="409" w:name="X7636f1007d0564b3fd1d27743498daa746ae465"/>
      <w:bookmarkEnd w:id="401"/>
      <w:r>
        <w:t>3.1.6 Init module requirements (including initiate BIT)</w:t>
      </w:r>
      <w:bookmarkEnd w:id="408"/>
    </w:p>
    <w:p w14:paraId="0E9EA9DD" w14:textId="77777777" w:rsidR="00097D62" w:rsidRDefault="00097D62" w:rsidP="00097D62">
      <w:pPr>
        <w:pStyle w:val="FirstParagraph"/>
      </w:pPr>
      <w:r>
        <w:rPr>
          <w:b/>
          <w:bCs/>
        </w:rPr>
        <w:t>REQ-FUNC-016: init sequence</w:t>
      </w:r>
    </w:p>
    <w:p w14:paraId="77E729B9" w14:textId="77777777" w:rsidR="00097D62" w:rsidRDefault="00097D62" w:rsidP="00097D62">
      <w:pPr>
        <w:pStyle w:val="BodyText"/>
      </w:pPr>
      <w:r>
        <w:rPr>
          <w:b/>
          <w:bCs/>
        </w:rPr>
        <w:t>Description:</w:t>
      </w:r>
    </w:p>
    <w:p w14:paraId="7A388A83" w14:textId="77777777" w:rsidR="00097D62" w:rsidRDefault="00097D62" w:rsidP="00097D62">
      <w:pPr>
        <w:pStyle w:val="BodyText"/>
      </w:pPr>
      <w:r>
        <w:rPr>
          <w:b/>
          <w:bCs/>
        </w:rPr>
        <w:t>Input:</w:t>
      </w:r>
    </w:p>
    <w:p w14:paraId="6626C630" w14:textId="77777777" w:rsidR="00097D62" w:rsidRDefault="00097D62" w:rsidP="00097D62">
      <w:pPr>
        <w:pStyle w:val="BodyText"/>
      </w:pPr>
      <w:r>
        <w:t>N/A</w:t>
      </w:r>
    </w:p>
    <w:p w14:paraId="788E105A" w14:textId="77777777" w:rsidR="00097D62" w:rsidRDefault="00097D62" w:rsidP="00097D62">
      <w:pPr>
        <w:pStyle w:val="BodyText"/>
      </w:pPr>
      <w:r>
        <w:rPr>
          <w:b/>
          <w:bCs/>
        </w:rPr>
        <w:t>Process:</w:t>
      </w:r>
    </w:p>
    <w:p w14:paraId="7D1642A1" w14:textId="77777777" w:rsidR="00097D62" w:rsidRDefault="00097D62" w:rsidP="00097D62">
      <w:pPr>
        <w:pStyle w:val="BodyText"/>
      </w:pPr>
      <w:r>
        <w:t>The SW shall perform the init sequence:</w:t>
      </w:r>
    </w:p>
    <w:p w14:paraId="5A071718" w14:textId="77777777" w:rsidR="00097D62" w:rsidRDefault="00097D62" w:rsidP="00097D62">
      <w:pPr>
        <w:numPr>
          <w:ilvl w:val="0"/>
          <w:numId w:val="22"/>
        </w:numPr>
        <w:spacing w:line="240" w:lineRule="auto"/>
      </w:pPr>
      <w:r>
        <w:t>FRAM Flash init</w:t>
      </w:r>
    </w:p>
    <w:p w14:paraId="5D0DD041" w14:textId="77777777" w:rsidR="00097D62" w:rsidRDefault="00097D62" w:rsidP="00097D62">
      <w:pPr>
        <w:numPr>
          <w:ilvl w:val="0"/>
          <w:numId w:val="22"/>
        </w:numPr>
        <w:spacing w:line="240" w:lineRule="auto"/>
      </w:pPr>
      <w:r>
        <w:t>PLL init</w:t>
      </w:r>
    </w:p>
    <w:p w14:paraId="75FB33F6" w14:textId="10718CE2" w:rsidR="00097D62" w:rsidRDefault="00097D62" w:rsidP="00097D62">
      <w:pPr>
        <w:numPr>
          <w:ilvl w:val="0"/>
          <w:numId w:val="22"/>
        </w:numPr>
        <w:spacing w:line="240" w:lineRule="auto"/>
      </w:pPr>
      <w:r>
        <w:t>Analog voltage input validation</w:t>
      </w:r>
      <w:ins w:id="410" w:author="Roni Shamsian" w:date="2026-03-04T10:01:00Z" w16du:dateUtc="2026-03-04T08:01:00Z">
        <w:r w:rsidR="007F3CE9" w:rsidRPr="007F3CE9">
          <w:rPr>
            <w:u w:val="single"/>
            <w:rPrChange w:id="411" w:author="Roni Shamsian" w:date="2026-03-04T10:01:00Z" w16du:dateUtc="2026-03-04T08:01:00Z">
              <w:rPr/>
            </w:rPrChange>
          </w:rPr>
          <w:t xml:space="preserve"> (pass/ fail</w:t>
        </w:r>
        <w:r w:rsidR="007F3CE9">
          <w:rPr>
            <w:u w:val="single"/>
          </w:rPr>
          <w:t xml:space="preserve"> only</w:t>
        </w:r>
        <w:r w:rsidR="007F3CE9" w:rsidRPr="007F3CE9">
          <w:rPr>
            <w:u w:val="single"/>
            <w:rPrChange w:id="412" w:author="Roni Shamsian" w:date="2026-03-04T10:01:00Z" w16du:dateUtc="2026-03-04T08:01:00Z">
              <w:rPr/>
            </w:rPrChange>
          </w:rPr>
          <w:t>)</w:t>
        </w:r>
      </w:ins>
    </w:p>
    <w:p w14:paraId="41056937" w14:textId="77777777" w:rsidR="00097D62" w:rsidRDefault="00097D62" w:rsidP="00097D62">
      <w:pPr>
        <w:numPr>
          <w:ilvl w:val="0"/>
          <w:numId w:val="22"/>
        </w:numPr>
        <w:spacing w:line="240" w:lineRule="auto"/>
      </w:pPr>
      <w:r>
        <w:t>BIT tests</w:t>
      </w:r>
    </w:p>
    <w:p w14:paraId="07A23EC5" w14:textId="77777777" w:rsidR="00097D62" w:rsidRDefault="00097D62" w:rsidP="00097D62">
      <w:pPr>
        <w:numPr>
          <w:ilvl w:val="0"/>
          <w:numId w:val="22"/>
        </w:numPr>
        <w:spacing w:line="240" w:lineRule="auto"/>
      </w:pPr>
      <w:r>
        <w:t>RS422 communication init</w:t>
      </w:r>
    </w:p>
    <w:p w14:paraId="764ED298" w14:textId="77777777" w:rsidR="00097D62" w:rsidRDefault="00097D62" w:rsidP="00097D62">
      <w:pPr>
        <w:numPr>
          <w:ilvl w:val="0"/>
          <w:numId w:val="22"/>
        </w:numPr>
        <w:spacing w:line="240" w:lineRule="auto"/>
      </w:pPr>
      <w:r>
        <w:t>Telemetry communication init</w:t>
      </w:r>
    </w:p>
    <w:p w14:paraId="48F218EA" w14:textId="77777777" w:rsidR="00097D62" w:rsidRDefault="00097D62" w:rsidP="00097D62">
      <w:pPr>
        <w:numPr>
          <w:ilvl w:val="0"/>
          <w:numId w:val="22"/>
        </w:numPr>
        <w:spacing w:line="240" w:lineRule="auto"/>
      </w:pPr>
      <w:r>
        <w:t>CLI init</w:t>
      </w:r>
    </w:p>
    <w:p w14:paraId="0AB2A10D" w14:textId="77777777" w:rsidR="00097D62" w:rsidRDefault="00097D62" w:rsidP="00097D62">
      <w:pPr>
        <w:pStyle w:val="FirstParagraph"/>
      </w:pPr>
      <w:r>
        <w:rPr>
          <w:b/>
          <w:bCs/>
        </w:rPr>
        <w:t>Output:</w:t>
      </w:r>
    </w:p>
    <w:p w14:paraId="01D9339D" w14:textId="77777777" w:rsidR="00097D62" w:rsidRDefault="00097D62" w:rsidP="00097D62">
      <w:pPr>
        <w:pStyle w:val="BodyText"/>
      </w:pPr>
      <w:r>
        <w:t>Return OK/Fail with fail reason</w:t>
      </w:r>
    </w:p>
    <w:p w14:paraId="446CDDCE" w14:textId="77777777" w:rsidR="00F36051" w:rsidRDefault="00F36051" w:rsidP="00097D62">
      <w:pPr>
        <w:pStyle w:val="BodyText"/>
        <w:rPr>
          <w:b/>
          <w:bCs/>
        </w:rPr>
      </w:pPr>
    </w:p>
    <w:p w14:paraId="049DB0E1" w14:textId="6033F5E3" w:rsidR="00097D62" w:rsidRDefault="00097D62" w:rsidP="00097D62">
      <w:pPr>
        <w:pStyle w:val="BodyText"/>
      </w:pPr>
      <w:r>
        <w:rPr>
          <w:b/>
          <w:bCs/>
        </w:rPr>
        <w:t>REQ-FUNC-017: RAM BIT</w:t>
      </w:r>
    </w:p>
    <w:p w14:paraId="30976CFA" w14:textId="77777777" w:rsidR="00097D62" w:rsidRDefault="00097D62" w:rsidP="00097D62">
      <w:pPr>
        <w:pStyle w:val="BodyText"/>
      </w:pPr>
      <w:r>
        <w:rPr>
          <w:b/>
          <w:bCs/>
        </w:rPr>
        <w:t>Description:</w:t>
      </w:r>
    </w:p>
    <w:p w14:paraId="3C3C76FF" w14:textId="77777777" w:rsidR="00097D62" w:rsidRDefault="00097D62" w:rsidP="00097D62">
      <w:pPr>
        <w:pStyle w:val="BodyText"/>
      </w:pPr>
      <w:r>
        <w:rPr>
          <w:b/>
          <w:bCs/>
        </w:rPr>
        <w:t>Input:</w:t>
      </w:r>
    </w:p>
    <w:p w14:paraId="76ADEA77" w14:textId="77777777" w:rsidR="00097D62" w:rsidRDefault="00097D62" w:rsidP="00097D62">
      <w:pPr>
        <w:pStyle w:val="BodyText"/>
      </w:pPr>
      <w:r>
        <w:t>N/A</w:t>
      </w:r>
    </w:p>
    <w:p w14:paraId="0908C6E1" w14:textId="77777777" w:rsidR="00097D62" w:rsidRDefault="00097D62" w:rsidP="00097D62">
      <w:pPr>
        <w:pStyle w:val="BodyText"/>
      </w:pPr>
      <w:r>
        <w:rPr>
          <w:b/>
          <w:bCs/>
        </w:rPr>
        <w:t>Process:</w:t>
      </w:r>
    </w:p>
    <w:p w14:paraId="30C24BBA" w14:textId="77777777" w:rsidR="00097D62" w:rsidRDefault="00097D62" w:rsidP="00097D62">
      <w:pPr>
        <w:pStyle w:val="BodyText"/>
      </w:pPr>
      <w:r>
        <w:t>The SW shall perform “walking 1s and 0s” test to internal MCU RAM</w:t>
      </w:r>
    </w:p>
    <w:p w14:paraId="28DFFBEF" w14:textId="77777777" w:rsidR="00097D62" w:rsidRDefault="00097D62" w:rsidP="00097D62">
      <w:pPr>
        <w:pStyle w:val="BodyText"/>
      </w:pPr>
      <w:r>
        <w:rPr>
          <w:b/>
          <w:bCs/>
        </w:rPr>
        <w:t>Output:</w:t>
      </w:r>
    </w:p>
    <w:p w14:paraId="33D0BFBD" w14:textId="77777777" w:rsidR="00097D62" w:rsidRDefault="00097D62" w:rsidP="00097D62">
      <w:pPr>
        <w:pStyle w:val="BodyText"/>
        <w:rPr>
          <w:ins w:id="413" w:author="Erez Shabtai" w:date="2026-02-22T22:25:00Z" w16du:dateUtc="2026-02-22T20:25:00Z"/>
        </w:rPr>
      </w:pPr>
      <w:r>
        <w:t>Return OK/Fail with fail reason</w:t>
      </w:r>
    </w:p>
    <w:p w14:paraId="6A2ABAF6" w14:textId="31085D91" w:rsidR="000C2C6C" w:rsidRDefault="000C2C6C" w:rsidP="00097D62">
      <w:pPr>
        <w:pStyle w:val="BodyText"/>
      </w:pPr>
      <w:ins w:id="414" w:author="Erez Shabtai" w:date="2026-02-22T22:25:00Z" w16du:dateUtc="2026-02-22T20:25:00Z">
        <w:r>
          <w:t>If failed, the SW s</w:t>
        </w:r>
      </w:ins>
      <w:ins w:id="415" w:author="Erez Shabtai" w:date="2026-02-22T22:26:00Z" w16du:dateUtc="2026-02-22T20:26:00Z">
        <w:r>
          <w:t xml:space="preserve">hall not start the program except the communication port. And set status for fatal error. Also, </w:t>
        </w:r>
      </w:ins>
      <w:ins w:id="416" w:author="Erez Shabtai" w:date="2026-02-22T22:27:00Z" w16du:dateUtc="2026-02-22T20:27:00Z">
        <w:r>
          <w:t>add corresponding debug message.</w:t>
        </w:r>
      </w:ins>
    </w:p>
    <w:p w14:paraId="73DE314D" w14:textId="77777777" w:rsidR="00F36051" w:rsidRDefault="00F36051" w:rsidP="00097D62">
      <w:pPr>
        <w:pStyle w:val="BodyText"/>
        <w:rPr>
          <w:b/>
          <w:bCs/>
        </w:rPr>
      </w:pPr>
    </w:p>
    <w:p w14:paraId="6A588D2D" w14:textId="1F860799" w:rsidR="00097D62" w:rsidRDefault="00097D62" w:rsidP="00097D62">
      <w:pPr>
        <w:pStyle w:val="BodyText"/>
      </w:pPr>
      <w:r>
        <w:rPr>
          <w:b/>
          <w:bCs/>
        </w:rPr>
        <w:t>REQ-FUNC-018: Internal flash BIT</w:t>
      </w:r>
    </w:p>
    <w:p w14:paraId="622CD72E" w14:textId="77777777" w:rsidR="00097D62" w:rsidRDefault="00097D62" w:rsidP="00097D62">
      <w:pPr>
        <w:pStyle w:val="BodyText"/>
      </w:pPr>
      <w:r>
        <w:rPr>
          <w:b/>
          <w:bCs/>
        </w:rPr>
        <w:lastRenderedPageBreak/>
        <w:t>Description:</w:t>
      </w:r>
    </w:p>
    <w:p w14:paraId="6D47E5C3" w14:textId="77777777" w:rsidR="00097D62" w:rsidRDefault="00097D62" w:rsidP="00097D62">
      <w:pPr>
        <w:pStyle w:val="BodyText"/>
      </w:pPr>
      <w:r>
        <w:rPr>
          <w:b/>
          <w:bCs/>
        </w:rPr>
        <w:t>Input:</w:t>
      </w:r>
    </w:p>
    <w:p w14:paraId="7A4652D0" w14:textId="77777777" w:rsidR="00097D62" w:rsidRDefault="00097D62" w:rsidP="00097D62">
      <w:pPr>
        <w:pStyle w:val="BodyText"/>
      </w:pPr>
      <w:r>
        <w:t>N/A</w:t>
      </w:r>
    </w:p>
    <w:p w14:paraId="76E3E1D5" w14:textId="77777777" w:rsidR="00097D62" w:rsidRDefault="00097D62" w:rsidP="00097D62">
      <w:pPr>
        <w:pStyle w:val="BodyText"/>
      </w:pPr>
      <w:r>
        <w:rPr>
          <w:b/>
          <w:bCs/>
        </w:rPr>
        <w:t>Process:</w:t>
      </w:r>
    </w:p>
    <w:p w14:paraId="1F5B945A" w14:textId="77777777" w:rsidR="00097D62" w:rsidRDefault="00097D62" w:rsidP="00097D62">
      <w:pPr>
        <w:pStyle w:val="BodyText"/>
      </w:pPr>
      <w:r>
        <w:t>The SW shall perform “walking 1s and 0s” test to internal MCU Flash</w:t>
      </w:r>
    </w:p>
    <w:p w14:paraId="175710CC" w14:textId="77777777" w:rsidR="00097D62" w:rsidRDefault="00097D62" w:rsidP="00097D62">
      <w:pPr>
        <w:pStyle w:val="BodyText"/>
      </w:pPr>
      <w:r>
        <w:rPr>
          <w:b/>
          <w:bCs/>
        </w:rPr>
        <w:t>Output:</w:t>
      </w:r>
    </w:p>
    <w:p w14:paraId="022C1C42" w14:textId="77777777" w:rsidR="00097D62" w:rsidRDefault="00097D62" w:rsidP="00097D62">
      <w:pPr>
        <w:pStyle w:val="BodyText"/>
        <w:rPr>
          <w:ins w:id="417" w:author="Erez Shabtai" w:date="2026-02-22T22:27:00Z" w16du:dateUtc="2026-02-22T20:27:00Z"/>
        </w:rPr>
      </w:pPr>
      <w:r>
        <w:t>Return OK/Fail with fail reason</w:t>
      </w:r>
    </w:p>
    <w:p w14:paraId="54B8F91D" w14:textId="77777777" w:rsidR="000C2C6C" w:rsidRDefault="000C2C6C" w:rsidP="000C2C6C">
      <w:pPr>
        <w:pStyle w:val="BodyText"/>
        <w:rPr>
          <w:ins w:id="418" w:author="Erez Shabtai" w:date="2026-02-22T22:27:00Z" w16du:dateUtc="2026-02-22T20:27:00Z"/>
        </w:rPr>
      </w:pPr>
      <w:ins w:id="419" w:author="Erez Shabtai" w:date="2026-02-22T22:27:00Z" w16du:dateUtc="2026-02-22T20:27:00Z">
        <w:r>
          <w:t>If failed, the SW shall not start the program except the communication port. And set status for fatal error. Also, add corresponding debug message.</w:t>
        </w:r>
      </w:ins>
    </w:p>
    <w:p w14:paraId="5B4BED96" w14:textId="77777777" w:rsidR="000C2C6C" w:rsidRDefault="000C2C6C" w:rsidP="00097D62">
      <w:pPr>
        <w:pStyle w:val="BodyText"/>
      </w:pPr>
    </w:p>
    <w:p w14:paraId="7144C1A7" w14:textId="77777777" w:rsidR="00097D62" w:rsidRDefault="00097D62" w:rsidP="00097D62">
      <w:pPr>
        <w:pStyle w:val="BodyText"/>
      </w:pPr>
      <w:r>
        <w:rPr>
          <w:b/>
          <w:bCs/>
        </w:rPr>
        <w:t>REQ-FUNC-019: External flash BIT</w:t>
      </w:r>
    </w:p>
    <w:p w14:paraId="75C60DEA" w14:textId="77777777" w:rsidR="00097D62" w:rsidRDefault="00097D62" w:rsidP="00097D62">
      <w:pPr>
        <w:pStyle w:val="BodyText"/>
      </w:pPr>
      <w:r>
        <w:rPr>
          <w:b/>
          <w:bCs/>
        </w:rPr>
        <w:t>Description:</w:t>
      </w:r>
    </w:p>
    <w:p w14:paraId="4A10D0A7" w14:textId="77777777" w:rsidR="00097D62" w:rsidRDefault="00097D62" w:rsidP="00097D62">
      <w:pPr>
        <w:pStyle w:val="BodyText"/>
      </w:pPr>
      <w:r>
        <w:rPr>
          <w:b/>
          <w:bCs/>
        </w:rPr>
        <w:t>Input:</w:t>
      </w:r>
    </w:p>
    <w:p w14:paraId="0221803F" w14:textId="77777777" w:rsidR="00097D62" w:rsidRDefault="00097D62" w:rsidP="00097D62">
      <w:pPr>
        <w:pStyle w:val="BodyText"/>
      </w:pPr>
      <w:r>
        <w:t>N/A</w:t>
      </w:r>
    </w:p>
    <w:p w14:paraId="5A41A1BD" w14:textId="77777777" w:rsidR="00097D62" w:rsidRDefault="00097D62" w:rsidP="00097D62">
      <w:pPr>
        <w:pStyle w:val="BodyText"/>
      </w:pPr>
      <w:r>
        <w:rPr>
          <w:b/>
          <w:bCs/>
        </w:rPr>
        <w:t>Process:</w:t>
      </w:r>
    </w:p>
    <w:p w14:paraId="22E6B9FD" w14:textId="77777777" w:rsidR="00097D62" w:rsidRDefault="00097D62" w:rsidP="00097D62">
      <w:pPr>
        <w:pStyle w:val="BodyText"/>
      </w:pPr>
      <w:r>
        <w:t>The SW shall perform “walking 1s and 0s” test to external FRAM Flash</w:t>
      </w:r>
    </w:p>
    <w:p w14:paraId="0879DFBA" w14:textId="77777777" w:rsidR="00097D62" w:rsidRDefault="00097D62" w:rsidP="00097D62">
      <w:pPr>
        <w:pStyle w:val="BodyText"/>
      </w:pPr>
      <w:r>
        <w:rPr>
          <w:b/>
          <w:bCs/>
        </w:rPr>
        <w:t>Output:</w:t>
      </w:r>
    </w:p>
    <w:p w14:paraId="46889A9E" w14:textId="77777777" w:rsidR="00097D62" w:rsidRDefault="00097D62" w:rsidP="00097D62">
      <w:pPr>
        <w:pStyle w:val="BodyText"/>
        <w:rPr>
          <w:ins w:id="420" w:author="Erez Shabtai" w:date="2026-02-22T22:27:00Z" w16du:dateUtc="2026-02-22T20:27:00Z"/>
        </w:rPr>
      </w:pPr>
      <w:r>
        <w:t>Return OK/Fail with fail reason</w:t>
      </w:r>
    </w:p>
    <w:p w14:paraId="600121CE" w14:textId="77777777" w:rsidR="000C2C6C" w:rsidRDefault="000C2C6C" w:rsidP="000C2C6C">
      <w:pPr>
        <w:pStyle w:val="BodyText"/>
        <w:rPr>
          <w:ins w:id="421" w:author="Erez Shabtai" w:date="2026-02-22T22:27:00Z" w16du:dateUtc="2026-02-22T20:27:00Z"/>
        </w:rPr>
      </w:pPr>
      <w:ins w:id="422" w:author="Erez Shabtai" w:date="2026-02-22T22:27:00Z" w16du:dateUtc="2026-02-22T20:27:00Z">
        <w:r>
          <w:t>If failed, the SW shall not start the program except the communication port. And set status for fatal error. Also, add corresponding debug message.</w:t>
        </w:r>
      </w:ins>
    </w:p>
    <w:p w14:paraId="1EE33904" w14:textId="77777777" w:rsidR="000C2C6C" w:rsidRDefault="000C2C6C" w:rsidP="00097D62">
      <w:pPr>
        <w:pStyle w:val="BodyText"/>
      </w:pPr>
    </w:p>
    <w:p w14:paraId="273E2C00" w14:textId="77777777" w:rsidR="00F36051" w:rsidRDefault="00F36051" w:rsidP="00097D62">
      <w:pPr>
        <w:pStyle w:val="BodyText"/>
        <w:rPr>
          <w:b/>
          <w:bCs/>
        </w:rPr>
      </w:pPr>
    </w:p>
    <w:p w14:paraId="01A07425" w14:textId="2E164412" w:rsidR="00097D62" w:rsidRDefault="00097D62" w:rsidP="00097D62">
      <w:pPr>
        <w:pStyle w:val="BodyText"/>
      </w:pPr>
      <w:r>
        <w:rPr>
          <w:b/>
          <w:bCs/>
        </w:rPr>
        <w:t>REQ-FUNC-020: PLL BIT</w:t>
      </w:r>
    </w:p>
    <w:p w14:paraId="039473A1" w14:textId="77777777" w:rsidR="00097D62" w:rsidRDefault="00097D62" w:rsidP="00097D62">
      <w:pPr>
        <w:pStyle w:val="BodyText"/>
      </w:pPr>
      <w:r>
        <w:rPr>
          <w:b/>
          <w:bCs/>
        </w:rPr>
        <w:t>Description:</w:t>
      </w:r>
    </w:p>
    <w:p w14:paraId="7124A634" w14:textId="77777777" w:rsidR="00097D62" w:rsidRDefault="00097D62" w:rsidP="00097D62">
      <w:pPr>
        <w:pStyle w:val="BodyText"/>
      </w:pPr>
      <w:r>
        <w:rPr>
          <w:b/>
          <w:bCs/>
        </w:rPr>
        <w:t>Input:</w:t>
      </w:r>
    </w:p>
    <w:p w14:paraId="2608FF81" w14:textId="77777777" w:rsidR="00097D62" w:rsidRDefault="00097D62" w:rsidP="00097D62">
      <w:pPr>
        <w:pStyle w:val="BodyText"/>
      </w:pPr>
      <w:r>
        <w:t>N/A</w:t>
      </w:r>
    </w:p>
    <w:p w14:paraId="423EAD96" w14:textId="77777777" w:rsidR="00097D62" w:rsidRDefault="00097D62" w:rsidP="00097D62">
      <w:pPr>
        <w:pStyle w:val="BodyText"/>
      </w:pPr>
      <w:r>
        <w:rPr>
          <w:b/>
          <w:bCs/>
        </w:rPr>
        <w:t>Process:</w:t>
      </w:r>
    </w:p>
    <w:p w14:paraId="79963665" w14:textId="46580241" w:rsidR="00097D62" w:rsidRDefault="00097D62" w:rsidP="00097D62">
      <w:pPr>
        <w:pStyle w:val="BodyText"/>
      </w:pPr>
      <w:r>
        <w:t xml:space="preserve">The SW shall perform PLL test (TBD - to be defined </w:t>
      </w:r>
      <w:ins w:id="423" w:author="Erez Shabtai" w:date="2026-03-09T10:35:00Z" w16du:dateUtc="2026-03-09T08:35:00Z">
        <w:r w:rsidR="001472B6">
          <w:t xml:space="preserve">by Orion </w:t>
        </w:r>
      </w:ins>
      <w:r>
        <w:t xml:space="preserve">before design </w:t>
      </w:r>
      <w:commentRangeStart w:id="424"/>
      <w:commentRangeStart w:id="425"/>
      <w:r>
        <w:t>review</w:t>
      </w:r>
      <w:commentRangeEnd w:id="424"/>
      <w:r w:rsidR="00FD12A2">
        <w:rPr>
          <w:rStyle w:val="CommentReference"/>
          <w:sz w:val="22"/>
          <w:szCs w:val="22"/>
        </w:rPr>
        <w:commentReference w:id="424"/>
      </w:r>
      <w:commentRangeEnd w:id="425"/>
      <w:r w:rsidR="001472B6">
        <w:rPr>
          <w:rStyle w:val="CommentReference"/>
          <w:sz w:val="22"/>
          <w:szCs w:val="22"/>
        </w:rPr>
        <w:commentReference w:id="425"/>
      </w:r>
      <w:r>
        <w:t>)</w:t>
      </w:r>
    </w:p>
    <w:p w14:paraId="12B1B7E8" w14:textId="77777777" w:rsidR="00097D62" w:rsidRDefault="00097D62" w:rsidP="00097D62">
      <w:pPr>
        <w:pStyle w:val="BodyText"/>
      </w:pPr>
      <w:r>
        <w:rPr>
          <w:b/>
          <w:bCs/>
        </w:rPr>
        <w:t>Output:</w:t>
      </w:r>
    </w:p>
    <w:p w14:paraId="46E8F275" w14:textId="77777777" w:rsidR="00097D62" w:rsidRDefault="00097D62" w:rsidP="00097D62">
      <w:pPr>
        <w:pStyle w:val="BodyText"/>
      </w:pPr>
      <w:r>
        <w:t>Return OK/Fail with fail reason</w:t>
      </w:r>
    </w:p>
    <w:p w14:paraId="1B146EAF" w14:textId="77777777" w:rsidR="000C2C6C" w:rsidRDefault="000C2C6C" w:rsidP="000C2C6C">
      <w:pPr>
        <w:pStyle w:val="BodyText"/>
        <w:rPr>
          <w:ins w:id="426" w:author="Erez Shabtai" w:date="2026-02-22T22:27:00Z" w16du:dateUtc="2026-02-22T20:27:00Z"/>
        </w:rPr>
      </w:pPr>
      <w:ins w:id="427" w:author="Erez Shabtai" w:date="2026-02-22T22:27:00Z" w16du:dateUtc="2026-02-22T20:27:00Z">
        <w:r>
          <w:t>If failed, the SW shall not start the program except the communication port. And set status for fatal error. Also, add corresponding debug message.</w:t>
        </w:r>
      </w:ins>
    </w:p>
    <w:p w14:paraId="5DCB33C6" w14:textId="77777777" w:rsidR="00F36051" w:rsidRDefault="00F36051" w:rsidP="00097D62">
      <w:pPr>
        <w:pStyle w:val="BodyText"/>
        <w:rPr>
          <w:b/>
          <w:bCs/>
        </w:rPr>
      </w:pPr>
    </w:p>
    <w:p w14:paraId="71AA4EAA" w14:textId="172ABE17" w:rsidR="00097D62" w:rsidRDefault="00097D62" w:rsidP="00097D62">
      <w:pPr>
        <w:pStyle w:val="BodyText"/>
      </w:pPr>
      <w:r>
        <w:rPr>
          <w:b/>
          <w:bCs/>
        </w:rPr>
        <w:t>REQ-FUNC-021: 5V RX test</w:t>
      </w:r>
    </w:p>
    <w:p w14:paraId="2D98B9A2" w14:textId="77777777" w:rsidR="00097D62" w:rsidRDefault="00097D62" w:rsidP="00097D62">
      <w:pPr>
        <w:pStyle w:val="BodyText"/>
      </w:pPr>
      <w:r>
        <w:rPr>
          <w:b/>
          <w:bCs/>
        </w:rPr>
        <w:t>Description:</w:t>
      </w:r>
    </w:p>
    <w:p w14:paraId="571648A7" w14:textId="2D66A038" w:rsidR="00097D62" w:rsidRDefault="00097D62" w:rsidP="00097D62">
      <w:pPr>
        <w:pStyle w:val="BodyText"/>
      </w:pPr>
      <w:r>
        <w:t xml:space="preserve">Check that 5V RX </w:t>
      </w:r>
      <w:del w:id="428" w:author="Erez Shabtai" w:date="2026-02-22T22:28:00Z" w16du:dateUtc="2026-02-22T20:28:00Z">
        <w:r w:rsidDel="000C2C6C">
          <w:delText>is between voltage boundaries</w:delText>
        </w:r>
      </w:del>
      <w:ins w:id="429" w:author="Erez Shabtai" w:date="2026-02-22T22:29:00Z" w16du:dateUtc="2026-02-22T20:29:00Z">
        <w:r w:rsidR="000C2C6C">
          <w:t>exist in digital input</w:t>
        </w:r>
      </w:ins>
    </w:p>
    <w:p w14:paraId="0CEE0F7B" w14:textId="77777777" w:rsidR="00097D62" w:rsidRDefault="00097D62" w:rsidP="00097D62">
      <w:pPr>
        <w:pStyle w:val="BodyText"/>
      </w:pPr>
      <w:r>
        <w:rPr>
          <w:b/>
          <w:bCs/>
        </w:rPr>
        <w:t>Input:</w:t>
      </w:r>
    </w:p>
    <w:p w14:paraId="23D488E0" w14:textId="77777777" w:rsidR="00097D62" w:rsidRDefault="00097D62" w:rsidP="00097D62">
      <w:pPr>
        <w:pStyle w:val="BodyText"/>
      </w:pPr>
      <w:r>
        <w:t>N/A</w:t>
      </w:r>
    </w:p>
    <w:p w14:paraId="2B93ACC7" w14:textId="77777777" w:rsidR="00097D62" w:rsidRDefault="00097D62" w:rsidP="00097D62">
      <w:pPr>
        <w:pStyle w:val="BodyText"/>
      </w:pPr>
      <w:r>
        <w:rPr>
          <w:b/>
          <w:bCs/>
        </w:rPr>
        <w:t>Process:</w:t>
      </w:r>
    </w:p>
    <w:p w14:paraId="5B5818FF" w14:textId="44753F7E" w:rsidR="00097D62" w:rsidRDefault="00097D62" w:rsidP="00097D62">
      <w:pPr>
        <w:pStyle w:val="BodyText"/>
      </w:pPr>
      <w:r>
        <w:t xml:space="preserve">The SW shall read the 5V RX </w:t>
      </w:r>
      <w:del w:id="430" w:author="Erez Shabtai" w:date="2026-02-22T22:29:00Z" w16du:dateUtc="2026-02-22T20:29:00Z">
        <w:r w:rsidDel="000C2C6C">
          <w:delText xml:space="preserve">analog </w:delText>
        </w:r>
      </w:del>
      <w:ins w:id="431" w:author="Erez Shabtai" w:date="2026-02-22T22:29:00Z" w16du:dateUtc="2026-02-22T20:29:00Z">
        <w:r w:rsidR="000C2C6C">
          <w:t xml:space="preserve">digital </w:t>
        </w:r>
      </w:ins>
      <w:r>
        <w:t xml:space="preserve">input and verify it is </w:t>
      </w:r>
      <w:del w:id="432" w:author="Erez Shabtai" w:date="2026-02-22T22:29:00Z" w16du:dateUtc="2026-02-22T20:29:00Z">
        <w:r w:rsidDel="000C2C6C">
          <w:delText>within specified voltage boundaries (TBD)</w:delText>
        </w:r>
      </w:del>
      <w:ins w:id="433" w:author="Erez Shabtai" w:date="2026-02-22T22:29:00Z" w16du:dateUtc="2026-02-22T20:29:00Z">
        <w:r w:rsidR="000C2C6C">
          <w:t>set high.</w:t>
        </w:r>
      </w:ins>
    </w:p>
    <w:p w14:paraId="5DC3CC25" w14:textId="77777777" w:rsidR="00097D62" w:rsidRDefault="00097D62" w:rsidP="00097D62">
      <w:pPr>
        <w:pStyle w:val="BodyText"/>
      </w:pPr>
      <w:r>
        <w:rPr>
          <w:b/>
          <w:bCs/>
        </w:rPr>
        <w:t>Output:</w:t>
      </w:r>
    </w:p>
    <w:p w14:paraId="3B7B9BA8" w14:textId="77777777" w:rsidR="00097D62" w:rsidRDefault="00097D62" w:rsidP="00097D62">
      <w:pPr>
        <w:pStyle w:val="BodyText"/>
      </w:pPr>
      <w:r>
        <w:t>Return OK/Fail with fail reason</w:t>
      </w:r>
    </w:p>
    <w:p w14:paraId="34D6D082" w14:textId="77777777" w:rsidR="000C2C6C" w:rsidRDefault="000C2C6C" w:rsidP="000C2C6C">
      <w:pPr>
        <w:pStyle w:val="BodyText"/>
        <w:rPr>
          <w:ins w:id="434" w:author="Erez Shabtai" w:date="2026-02-22T22:27:00Z" w16du:dateUtc="2026-02-22T20:27:00Z"/>
        </w:rPr>
      </w:pPr>
      <w:ins w:id="435" w:author="Erez Shabtai" w:date="2026-02-22T22:27:00Z" w16du:dateUtc="2026-02-22T20:27:00Z">
        <w:r>
          <w:t>If failed, the SW shall not start the program except the communication port. And set status for fatal error. Also, add corresponding debug message.</w:t>
        </w:r>
      </w:ins>
    </w:p>
    <w:p w14:paraId="7FC91085" w14:textId="77777777" w:rsidR="00F36051" w:rsidRDefault="00F36051" w:rsidP="00097D62">
      <w:pPr>
        <w:pStyle w:val="BodyText"/>
        <w:rPr>
          <w:b/>
          <w:bCs/>
        </w:rPr>
      </w:pPr>
    </w:p>
    <w:p w14:paraId="100F4B4F" w14:textId="578E0E57" w:rsidR="00097D62" w:rsidRDefault="00097D62" w:rsidP="00097D62">
      <w:pPr>
        <w:pStyle w:val="BodyText"/>
      </w:pPr>
      <w:r>
        <w:rPr>
          <w:b/>
          <w:bCs/>
        </w:rPr>
        <w:t>REQ-FUNC-022: 5V TX test</w:t>
      </w:r>
    </w:p>
    <w:p w14:paraId="35C8CFEB" w14:textId="77777777" w:rsidR="00097D62" w:rsidRDefault="00097D62" w:rsidP="00097D62">
      <w:pPr>
        <w:pStyle w:val="BodyText"/>
      </w:pPr>
      <w:r>
        <w:rPr>
          <w:b/>
          <w:bCs/>
        </w:rPr>
        <w:t>Description:</w:t>
      </w:r>
    </w:p>
    <w:p w14:paraId="73DD4961" w14:textId="341F9631" w:rsidR="00097D62" w:rsidRDefault="00097D62" w:rsidP="00097D62">
      <w:pPr>
        <w:pStyle w:val="BodyText"/>
      </w:pPr>
      <w:r>
        <w:t xml:space="preserve">Check that 5V TX </w:t>
      </w:r>
      <w:ins w:id="436" w:author="Erez Shabtai" w:date="2026-02-22T22:30:00Z" w16du:dateUtc="2026-02-22T20:30:00Z">
        <w:r w:rsidR="000C2C6C">
          <w:t>exist in digital input</w:t>
        </w:r>
      </w:ins>
      <w:del w:id="437" w:author="Erez Shabtai" w:date="2026-02-22T22:30:00Z" w16du:dateUtc="2026-02-22T20:30:00Z">
        <w:r w:rsidDel="000C2C6C">
          <w:delText>is between voltage boundaries</w:delText>
        </w:r>
      </w:del>
    </w:p>
    <w:p w14:paraId="0B54F45E" w14:textId="77777777" w:rsidR="00097D62" w:rsidRDefault="00097D62" w:rsidP="00097D62">
      <w:pPr>
        <w:pStyle w:val="BodyText"/>
      </w:pPr>
      <w:r>
        <w:rPr>
          <w:b/>
          <w:bCs/>
        </w:rPr>
        <w:t>Input:</w:t>
      </w:r>
    </w:p>
    <w:p w14:paraId="552F83CD" w14:textId="77777777" w:rsidR="00097D62" w:rsidRDefault="00097D62" w:rsidP="00097D62">
      <w:pPr>
        <w:pStyle w:val="BodyText"/>
      </w:pPr>
      <w:r>
        <w:t>N/A</w:t>
      </w:r>
    </w:p>
    <w:p w14:paraId="1AE03E85" w14:textId="77777777" w:rsidR="00097D62" w:rsidRDefault="00097D62" w:rsidP="00097D62">
      <w:pPr>
        <w:pStyle w:val="BodyText"/>
      </w:pPr>
      <w:r>
        <w:rPr>
          <w:b/>
          <w:bCs/>
        </w:rPr>
        <w:t>Process:</w:t>
      </w:r>
    </w:p>
    <w:p w14:paraId="27CB2F23" w14:textId="23ED03C2" w:rsidR="00097D62" w:rsidRDefault="00097D62" w:rsidP="00097D62">
      <w:pPr>
        <w:pStyle w:val="BodyText"/>
      </w:pPr>
      <w:r>
        <w:t xml:space="preserve">The SW shall read the 5V TX </w:t>
      </w:r>
      <w:del w:id="438" w:author="Erez Shabtai" w:date="2026-02-22T22:30:00Z" w16du:dateUtc="2026-02-22T20:30:00Z">
        <w:r w:rsidDel="000C2C6C">
          <w:delText xml:space="preserve">analog </w:delText>
        </w:r>
      </w:del>
      <w:ins w:id="439" w:author="Erez Shabtai" w:date="2026-02-22T22:30:00Z" w16du:dateUtc="2026-02-22T20:30:00Z">
        <w:r w:rsidR="000C2C6C">
          <w:t xml:space="preserve">digital </w:t>
        </w:r>
      </w:ins>
      <w:r>
        <w:t xml:space="preserve">input and verify it is </w:t>
      </w:r>
      <w:del w:id="440" w:author="Erez Shabtai" w:date="2026-02-22T22:30:00Z" w16du:dateUtc="2026-02-22T20:30:00Z">
        <w:r w:rsidDel="000C2C6C">
          <w:delText>within specified voltage boundaries (TBD)</w:delText>
        </w:r>
      </w:del>
      <w:ins w:id="441" w:author="Erez Shabtai" w:date="2026-02-22T22:30:00Z" w16du:dateUtc="2026-02-22T20:30:00Z">
        <w:r w:rsidR="000C2C6C">
          <w:t>set high</w:t>
        </w:r>
      </w:ins>
    </w:p>
    <w:p w14:paraId="38DC1BBF" w14:textId="77777777" w:rsidR="00097D62" w:rsidRDefault="00097D62" w:rsidP="00097D62">
      <w:pPr>
        <w:pStyle w:val="BodyText"/>
      </w:pPr>
      <w:r>
        <w:rPr>
          <w:b/>
          <w:bCs/>
        </w:rPr>
        <w:t>Output:</w:t>
      </w:r>
    </w:p>
    <w:p w14:paraId="6F21338B" w14:textId="77777777" w:rsidR="00097D62" w:rsidRDefault="00097D62" w:rsidP="00097D62">
      <w:pPr>
        <w:pStyle w:val="BodyText"/>
      </w:pPr>
      <w:r>
        <w:t>Return OK/Fail with fail reason</w:t>
      </w:r>
    </w:p>
    <w:p w14:paraId="743D24E4" w14:textId="77777777" w:rsidR="000C2C6C" w:rsidRDefault="000C2C6C" w:rsidP="000C2C6C">
      <w:pPr>
        <w:pStyle w:val="BodyText"/>
        <w:rPr>
          <w:ins w:id="442" w:author="Erez Shabtai" w:date="2026-02-22T22:27:00Z" w16du:dateUtc="2026-02-22T20:27:00Z"/>
        </w:rPr>
      </w:pPr>
      <w:ins w:id="443" w:author="Erez Shabtai" w:date="2026-02-22T22:27:00Z" w16du:dateUtc="2026-02-22T20:27:00Z">
        <w:r>
          <w:t>If failed, the SW shall not start the program except the communication port. And set status for fatal error. Also, add corresponding debug message.</w:t>
        </w:r>
      </w:ins>
    </w:p>
    <w:p w14:paraId="0D8EF7DC" w14:textId="77777777" w:rsidR="00F36051" w:rsidRDefault="00F36051" w:rsidP="00097D62">
      <w:pPr>
        <w:pStyle w:val="BodyText"/>
      </w:pPr>
    </w:p>
    <w:p w14:paraId="67C34E6F" w14:textId="77777777" w:rsidR="00097D62" w:rsidRDefault="00097D62" w:rsidP="00097D62">
      <w:pPr>
        <w:pStyle w:val="Heading3"/>
      </w:pPr>
      <w:bookmarkStart w:id="444" w:name="_Toc222106936"/>
      <w:bookmarkStart w:id="445" w:name="application-logic-requirements"/>
      <w:bookmarkEnd w:id="409"/>
      <w:r>
        <w:t>3.1.7 application logic requirements</w:t>
      </w:r>
      <w:bookmarkEnd w:id="444"/>
    </w:p>
    <w:p w14:paraId="4AA4EABD" w14:textId="77777777" w:rsidR="00097D62" w:rsidRDefault="00097D62" w:rsidP="00097D62">
      <w:pPr>
        <w:pStyle w:val="FirstParagraph"/>
      </w:pPr>
      <w:r>
        <w:rPr>
          <w:b/>
          <w:bCs/>
        </w:rPr>
        <w:t>REQ-FUNC-023: Receive Analog Data</w:t>
      </w:r>
    </w:p>
    <w:p w14:paraId="33CE3C83" w14:textId="77777777" w:rsidR="00097D62" w:rsidRDefault="00097D62" w:rsidP="00097D62">
      <w:pPr>
        <w:pStyle w:val="BodyText"/>
      </w:pPr>
      <w:r>
        <w:rPr>
          <w:b/>
          <w:bCs/>
        </w:rPr>
        <w:t>Description:</w:t>
      </w:r>
    </w:p>
    <w:p w14:paraId="09F43DFE" w14:textId="3F76CD22" w:rsidR="00097D62" w:rsidRDefault="00097D62" w:rsidP="00097D62">
      <w:pPr>
        <w:pStyle w:val="BodyText"/>
        <w:rPr>
          <w:ins w:id="446" w:author="Erez Shabtai" w:date="2026-03-09T10:39:00Z" w16du:dateUtc="2026-03-09T08:39:00Z"/>
        </w:rPr>
      </w:pPr>
      <w:r>
        <w:t>Continuously read analog sensor input using DMA</w:t>
      </w:r>
      <w:ins w:id="447" w:author="Erez Shabtai" w:date="2026-02-22T22:30:00Z" w16du:dateUtc="2026-02-22T20:30:00Z">
        <w:r w:rsidR="000C2C6C">
          <w:t>. Ta</w:t>
        </w:r>
      </w:ins>
      <w:ins w:id="448" w:author="Erez Shabtai" w:date="2026-02-22T22:31:00Z" w16du:dateUtc="2026-02-22T20:31:00Z">
        <w:r w:rsidR="000C2C6C">
          <w:t xml:space="preserve">rget is to receive and handle </w:t>
        </w:r>
      </w:ins>
      <w:ins w:id="449" w:author="Erez Shabtai" w:date="2026-03-09T10:37:00Z" w16du:dateUtc="2026-03-09T08:37:00Z">
        <w:r w:rsidR="001472B6">
          <w:t>5888</w:t>
        </w:r>
      </w:ins>
      <w:ins w:id="450" w:author="Erez Shabtai" w:date="2026-02-22T22:31:00Z" w16du:dateUtc="2026-02-22T20:31:00Z">
        <w:r w:rsidR="000C2C6C">
          <w:t xml:space="preserve"> samples every </w:t>
        </w:r>
      </w:ins>
      <w:ins w:id="451" w:author="Erez Shabtai" w:date="2026-03-09T10:37:00Z" w16du:dateUtc="2026-03-09T08:37:00Z">
        <w:r w:rsidR="001472B6">
          <w:t>3</w:t>
        </w:r>
      </w:ins>
      <w:ins w:id="452" w:author="Erez Shabtai" w:date="2026-02-22T22:31:00Z" w16du:dateUtc="2026-02-22T20:31:00Z">
        <w:r w:rsidR="000C2C6C">
          <w:t xml:space="preserve"> milliseconds.</w:t>
        </w:r>
      </w:ins>
    </w:p>
    <w:p w14:paraId="6BBBFE07" w14:textId="4C1D6EF1" w:rsidR="00E066C8" w:rsidRDefault="00E066C8" w:rsidP="00097D62">
      <w:pPr>
        <w:pStyle w:val="BodyText"/>
      </w:pPr>
      <w:ins w:id="453" w:author="Erez Shabtai" w:date="2026-03-09T10:39:00Z" w16du:dateUtc="2026-03-09T08:39:00Z">
        <w:r>
          <w:lastRenderedPageBreak/>
          <w:t>Note:</w:t>
        </w:r>
      </w:ins>
      <w:ins w:id="454" w:author="Erez Shabtai" w:date="2026-03-09T10:40:00Z" w16du:dateUtc="2026-03-09T08:40:00Z">
        <w:r>
          <w:t xml:space="preserve"> 3 milliseconds is the preferred required rate. If not possible, the maximal period is 3.6 milli</w:t>
        </w:r>
      </w:ins>
      <w:ins w:id="455" w:author="Erez Shabtai" w:date="2026-03-09T10:41:00Z" w16du:dateUtc="2026-03-09T08:41:00Z">
        <w:r>
          <w:t>seconds</w:t>
        </w:r>
      </w:ins>
    </w:p>
    <w:p w14:paraId="79FAE8ED" w14:textId="77777777" w:rsidR="00097D62" w:rsidRDefault="00097D62" w:rsidP="00097D62">
      <w:pPr>
        <w:pStyle w:val="BodyText"/>
      </w:pPr>
      <w:r>
        <w:rPr>
          <w:b/>
          <w:bCs/>
        </w:rPr>
        <w:t>Input:</w:t>
      </w:r>
    </w:p>
    <w:p w14:paraId="29C6BA05" w14:textId="77777777" w:rsidR="00097D62" w:rsidRDefault="00097D62" w:rsidP="00097D62">
      <w:pPr>
        <w:pStyle w:val="BodyText"/>
      </w:pPr>
      <w:r>
        <w:t>Data from analog sensor input pin</w:t>
      </w:r>
    </w:p>
    <w:p w14:paraId="47DB1746" w14:textId="77777777" w:rsidR="00097D62" w:rsidRDefault="00097D62" w:rsidP="00097D62">
      <w:pPr>
        <w:pStyle w:val="BodyText"/>
      </w:pPr>
      <w:r>
        <w:rPr>
          <w:b/>
          <w:bCs/>
        </w:rPr>
        <w:t>Process:</w:t>
      </w:r>
    </w:p>
    <w:p w14:paraId="3B18C0E1" w14:textId="77777777" w:rsidR="00097D62" w:rsidRDefault="00097D62" w:rsidP="00097D62">
      <w:pPr>
        <w:pStyle w:val="BodyText"/>
      </w:pPr>
      <w:r>
        <w:t>The SW shall continuously read through DMA data from the analog sensor pin.</w:t>
      </w:r>
    </w:p>
    <w:p w14:paraId="3FAC5985" w14:textId="77777777" w:rsidR="00097D62" w:rsidRDefault="00097D62" w:rsidP="00097D62">
      <w:pPr>
        <w:pStyle w:val="BodyText"/>
      </w:pPr>
      <w:r>
        <w:rPr>
          <w:b/>
          <w:bCs/>
        </w:rPr>
        <w:t>Output:</w:t>
      </w:r>
    </w:p>
    <w:p w14:paraId="51F31EBA" w14:textId="52D87ADC" w:rsidR="00097D62" w:rsidRDefault="00097D62" w:rsidP="00097D62">
      <w:pPr>
        <w:pStyle w:val="BodyText"/>
      </w:pPr>
      <w:commentRangeStart w:id="456"/>
      <w:del w:id="457" w:author="Erez Shabtai" w:date="2026-03-09T10:39:00Z" w16du:dateUtc="2026-03-09T08:39:00Z">
        <w:r w:rsidDel="00E066C8">
          <w:delText>4096</w:delText>
        </w:r>
        <w:commentRangeEnd w:id="456"/>
        <w:r w:rsidR="000146B3" w:rsidDel="00E066C8">
          <w:rPr>
            <w:rStyle w:val="CommentReference"/>
            <w:sz w:val="22"/>
            <w:szCs w:val="22"/>
          </w:rPr>
          <w:commentReference w:id="456"/>
        </w:r>
        <w:r w:rsidDel="00E066C8">
          <w:delText xml:space="preserve"> </w:delText>
        </w:r>
      </w:del>
      <w:ins w:id="458" w:author="Erez Shabtai" w:date="2026-03-09T10:39:00Z" w16du:dateUtc="2026-03-09T08:39:00Z">
        <w:r w:rsidR="00E066C8">
          <w:t>5888</w:t>
        </w:r>
        <w:r w:rsidR="00E066C8">
          <w:t xml:space="preserve"> </w:t>
        </w:r>
      </w:ins>
      <w:r>
        <w:t>samples buffers in RAM to send to the algorithm and save to flash</w:t>
      </w:r>
    </w:p>
    <w:p w14:paraId="7F09B214" w14:textId="77777777" w:rsidR="00F36051" w:rsidRDefault="00F36051" w:rsidP="00097D62">
      <w:pPr>
        <w:pStyle w:val="BodyText"/>
        <w:rPr>
          <w:b/>
          <w:bCs/>
        </w:rPr>
      </w:pPr>
    </w:p>
    <w:p w14:paraId="76EEB67C" w14:textId="51532D9D" w:rsidR="00097D62" w:rsidRDefault="00097D62" w:rsidP="00097D62">
      <w:pPr>
        <w:pStyle w:val="BodyText"/>
      </w:pPr>
      <w:r>
        <w:rPr>
          <w:b/>
          <w:bCs/>
        </w:rPr>
        <w:t>REQ-FUNC-024: Run the algorithm on received data</w:t>
      </w:r>
    </w:p>
    <w:p w14:paraId="3EDBA8FC" w14:textId="77777777" w:rsidR="00097D62" w:rsidRDefault="00097D62" w:rsidP="00097D62">
      <w:pPr>
        <w:pStyle w:val="BodyText"/>
      </w:pPr>
      <w:r>
        <w:rPr>
          <w:b/>
          <w:bCs/>
        </w:rPr>
        <w:t>Description:</w:t>
      </w:r>
    </w:p>
    <w:p w14:paraId="0BEEA1CB" w14:textId="77777777" w:rsidR="00097D62" w:rsidRDefault="00097D62" w:rsidP="00097D62">
      <w:pPr>
        <w:pStyle w:val="BodyText"/>
      </w:pPr>
      <w:r>
        <w:t>Run the height detection algorithm on the received analog sensor input.</w:t>
      </w:r>
    </w:p>
    <w:p w14:paraId="5CC19ED8" w14:textId="77777777" w:rsidR="00097D62" w:rsidRDefault="00097D62" w:rsidP="00097D62">
      <w:pPr>
        <w:pStyle w:val="BodyText"/>
      </w:pPr>
      <w:r>
        <w:rPr>
          <w:b/>
          <w:bCs/>
        </w:rPr>
        <w:t>Input:</w:t>
      </w:r>
    </w:p>
    <w:p w14:paraId="0AF7A3DB" w14:textId="4237BB0C" w:rsidR="00097D62" w:rsidRDefault="00097D62" w:rsidP="00097D62">
      <w:pPr>
        <w:pStyle w:val="BodyText"/>
      </w:pPr>
      <w:r>
        <w:t xml:space="preserve">Buffers of </w:t>
      </w:r>
      <w:del w:id="459" w:author="Ehud Fishler" w:date="2026-03-04T12:54:00Z" w16du:dateUtc="2026-03-04T10:54:00Z">
        <w:r w:rsidDel="000146B3">
          <w:delText xml:space="preserve">4096 </w:delText>
        </w:r>
      </w:del>
      <w:ins w:id="460" w:author="Ehud Fishler" w:date="2026-03-04T12:54:00Z" w16du:dateUtc="2026-03-04T10:54:00Z">
        <w:r w:rsidR="000146B3">
          <w:t xml:space="preserve">5888 </w:t>
        </w:r>
      </w:ins>
      <w:r>
        <w:t>samples of analog sensor input</w:t>
      </w:r>
    </w:p>
    <w:p w14:paraId="5955C4CD" w14:textId="77777777" w:rsidR="00097D62" w:rsidRDefault="00097D62" w:rsidP="00097D62">
      <w:pPr>
        <w:pStyle w:val="BodyText"/>
      </w:pPr>
      <w:r>
        <w:rPr>
          <w:b/>
          <w:bCs/>
        </w:rPr>
        <w:t>Process:</w:t>
      </w:r>
    </w:p>
    <w:p w14:paraId="4A6BC7CF" w14:textId="77777777" w:rsidR="00097D62" w:rsidRDefault="00097D62" w:rsidP="00097D62">
      <w:pPr>
        <w:pStyle w:val="BodyText"/>
      </w:pPr>
      <w:r>
        <w:t>The SW shall implement the C code algorithm (received from the algorithm developer), run the algorithm on the input analog vectors and produce output vectors/results.</w:t>
      </w:r>
    </w:p>
    <w:p w14:paraId="23DD3A26" w14:textId="77777777" w:rsidR="00097D62" w:rsidRDefault="00097D62" w:rsidP="00097D62">
      <w:pPr>
        <w:pStyle w:val="BodyText"/>
      </w:pPr>
      <w:r>
        <w:rPr>
          <w:b/>
          <w:bCs/>
        </w:rPr>
        <w:t>Output:</w:t>
      </w:r>
    </w:p>
    <w:p w14:paraId="790C977F" w14:textId="77777777" w:rsidR="00097D62" w:rsidRDefault="00097D62" w:rsidP="00097D62">
      <w:pPr>
        <w:pStyle w:val="BodyText"/>
      </w:pPr>
      <w:r>
        <w:t>Calculated height,</w:t>
      </w:r>
    </w:p>
    <w:p w14:paraId="731CDF37" w14:textId="77777777" w:rsidR="00097D62" w:rsidRDefault="00097D62" w:rsidP="00097D62">
      <w:pPr>
        <w:pStyle w:val="BodyText"/>
      </w:pPr>
      <w:r>
        <w:t>Decision if to activate the fuze</w:t>
      </w:r>
    </w:p>
    <w:p w14:paraId="0436D946" w14:textId="77777777" w:rsidR="00F36051" w:rsidRDefault="00F36051" w:rsidP="00097D62">
      <w:pPr>
        <w:pStyle w:val="BodyText"/>
        <w:rPr>
          <w:b/>
          <w:bCs/>
        </w:rPr>
      </w:pPr>
    </w:p>
    <w:p w14:paraId="35AC3964" w14:textId="3201A57F" w:rsidR="00097D62" w:rsidRDefault="00097D62" w:rsidP="00097D62">
      <w:pPr>
        <w:pStyle w:val="BodyText"/>
      </w:pPr>
      <w:r>
        <w:rPr>
          <w:b/>
          <w:bCs/>
        </w:rPr>
        <w:t>REQ-FUNC-025: ADC Samples logging</w:t>
      </w:r>
    </w:p>
    <w:p w14:paraId="2B228746" w14:textId="77777777" w:rsidR="00097D62" w:rsidRDefault="00097D62" w:rsidP="00097D62">
      <w:pPr>
        <w:pStyle w:val="BodyText"/>
      </w:pPr>
      <w:r>
        <w:rPr>
          <w:b/>
          <w:bCs/>
        </w:rPr>
        <w:t>Description:</w:t>
      </w:r>
    </w:p>
    <w:p w14:paraId="66AC4904" w14:textId="77777777" w:rsidR="00097D62" w:rsidRDefault="00097D62" w:rsidP="00097D62">
      <w:pPr>
        <w:pStyle w:val="BodyText"/>
      </w:pPr>
      <w:r>
        <w:t>Continuously save analog sensor input to FRAM flash using DMA</w:t>
      </w:r>
    </w:p>
    <w:p w14:paraId="7A7A0E51" w14:textId="77777777" w:rsidR="00097D62" w:rsidRDefault="00097D62" w:rsidP="00097D62">
      <w:pPr>
        <w:pStyle w:val="BodyText"/>
      </w:pPr>
      <w:r>
        <w:rPr>
          <w:b/>
          <w:bCs/>
        </w:rPr>
        <w:t>Input:</w:t>
      </w:r>
    </w:p>
    <w:p w14:paraId="378440E6" w14:textId="2F09A6C4" w:rsidR="00097D62" w:rsidRDefault="00097D62" w:rsidP="00097D62">
      <w:pPr>
        <w:pStyle w:val="BodyText"/>
      </w:pPr>
      <w:r>
        <w:t xml:space="preserve">Buffers of </w:t>
      </w:r>
      <w:del w:id="461" w:author="Ehud Fishler" w:date="2026-03-04T13:00:00Z" w16du:dateUtc="2026-03-04T11:00:00Z">
        <w:r w:rsidDel="000146B3">
          <w:delText xml:space="preserve">4096 </w:delText>
        </w:r>
      </w:del>
      <w:ins w:id="462" w:author="Ehud Fishler" w:date="2026-03-04T13:00:00Z" w16du:dateUtc="2026-03-04T11:00:00Z">
        <w:r w:rsidR="000146B3">
          <w:t xml:space="preserve">5888 </w:t>
        </w:r>
      </w:ins>
      <w:r>
        <w:t>samples of analog sensor input</w:t>
      </w:r>
    </w:p>
    <w:p w14:paraId="67BA7A9D" w14:textId="77777777" w:rsidR="00097D62" w:rsidRDefault="00097D62" w:rsidP="00097D62">
      <w:pPr>
        <w:pStyle w:val="BodyText"/>
      </w:pPr>
      <w:r>
        <w:rPr>
          <w:b/>
          <w:bCs/>
        </w:rPr>
        <w:t>Process:</w:t>
      </w:r>
    </w:p>
    <w:p w14:paraId="77FEC8AD" w14:textId="77777777" w:rsidR="00097D62" w:rsidRDefault="00097D62" w:rsidP="00097D62">
      <w:pPr>
        <w:pStyle w:val="BodyText"/>
      </w:pPr>
      <w:r>
        <w:t>Upon reaching a specific configured height, the SW shall save all analog sensor input samples to the FRAM flash memory in real time using DMA.</w:t>
      </w:r>
    </w:p>
    <w:p w14:paraId="0465876B" w14:textId="77777777" w:rsidR="00097D62" w:rsidRDefault="00097D62" w:rsidP="00097D62">
      <w:pPr>
        <w:pStyle w:val="BodyText"/>
      </w:pPr>
      <w:r>
        <w:rPr>
          <w:b/>
          <w:bCs/>
        </w:rPr>
        <w:t>Output:</w:t>
      </w:r>
    </w:p>
    <w:p w14:paraId="4608BD02" w14:textId="77777777" w:rsidR="00097D62" w:rsidRDefault="00097D62" w:rsidP="00097D62">
      <w:pPr>
        <w:pStyle w:val="BodyText"/>
      </w:pPr>
      <w:r>
        <w:t>Write to flash the analog sensor samples</w:t>
      </w:r>
    </w:p>
    <w:p w14:paraId="184383FB" w14:textId="77777777" w:rsidR="00F36051" w:rsidRDefault="00F36051" w:rsidP="00097D62">
      <w:pPr>
        <w:pStyle w:val="BodyText"/>
        <w:rPr>
          <w:b/>
          <w:bCs/>
        </w:rPr>
      </w:pPr>
    </w:p>
    <w:p w14:paraId="5847C4DA" w14:textId="473A07A1" w:rsidR="00097D62" w:rsidRDefault="00097D62" w:rsidP="00097D62">
      <w:pPr>
        <w:pStyle w:val="BodyText"/>
      </w:pPr>
      <w:r>
        <w:rPr>
          <w:b/>
          <w:bCs/>
        </w:rPr>
        <w:lastRenderedPageBreak/>
        <w:t>REQ-FUNC-026: Fuze activate decision</w:t>
      </w:r>
    </w:p>
    <w:p w14:paraId="5457B1D7" w14:textId="77777777" w:rsidR="00097D62" w:rsidRDefault="00097D62" w:rsidP="00097D62">
      <w:pPr>
        <w:pStyle w:val="BodyText"/>
      </w:pPr>
      <w:r>
        <w:rPr>
          <w:b/>
          <w:bCs/>
        </w:rPr>
        <w:t>Description:</w:t>
      </w:r>
    </w:p>
    <w:p w14:paraId="434E6C5B" w14:textId="77777777" w:rsidR="00097D62" w:rsidRDefault="00097D62" w:rsidP="00097D62">
      <w:pPr>
        <w:pStyle w:val="BodyText"/>
      </w:pPr>
      <w:r>
        <w:rPr>
          <w:b/>
          <w:bCs/>
        </w:rPr>
        <w:t>Input:</w:t>
      </w:r>
    </w:p>
    <w:p w14:paraId="329FC470" w14:textId="77777777" w:rsidR="00097D62" w:rsidRDefault="00097D62" w:rsidP="00097D62">
      <w:pPr>
        <w:pStyle w:val="BodyText"/>
      </w:pPr>
      <w:r>
        <w:t>Height,</w:t>
      </w:r>
    </w:p>
    <w:p w14:paraId="363FCD50" w14:textId="77777777" w:rsidR="00097D62" w:rsidRDefault="00097D62" w:rsidP="00097D62">
      <w:pPr>
        <w:pStyle w:val="BodyText"/>
      </w:pPr>
      <w:r>
        <w:t>Activate threshold</w:t>
      </w:r>
    </w:p>
    <w:p w14:paraId="48B43A9F" w14:textId="77777777" w:rsidR="00097D62" w:rsidRDefault="00097D62" w:rsidP="00097D62">
      <w:pPr>
        <w:pStyle w:val="BodyText"/>
      </w:pPr>
      <w:r>
        <w:rPr>
          <w:b/>
          <w:bCs/>
        </w:rPr>
        <w:t>Process:</w:t>
      </w:r>
    </w:p>
    <w:p w14:paraId="4539C752" w14:textId="77777777" w:rsidR="00097D62" w:rsidRDefault="00097D62" w:rsidP="00097D62">
      <w:pPr>
        <w:pStyle w:val="BodyText"/>
      </w:pPr>
      <w:r>
        <w:t>Once the height is within activate threshold range, the SW shall activate the Fuze using dedicated GPIO (HOB_Det_uC)</w:t>
      </w:r>
    </w:p>
    <w:p w14:paraId="54A05B4C" w14:textId="77777777" w:rsidR="00097D62" w:rsidRDefault="00097D62" w:rsidP="00097D62">
      <w:pPr>
        <w:pStyle w:val="BodyText"/>
      </w:pPr>
      <w:r>
        <w:rPr>
          <w:b/>
          <w:bCs/>
        </w:rPr>
        <w:t>Output:</w:t>
      </w:r>
    </w:p>
    <w:p w14:paraId="26DB4987" w14:textId="77777777" w:rsidR="00097D62" w:rsidRDefault="00097D62" w:rsidP="00097D62">
      <w:pPr>
        <w:pStyle w:val="BodyText"/>
      </w:pPr>
      <w:r>
        <w:t>Activate GPIO and HOB_Det_FUZE</w:t>
      </w:r>
    </w:p>
    <w:p w14:paraId="45A08E7E" w14:textId="717A0320" w:rsidR="00097D62" w:rsidRDefault="00097D62" w:rsidP="00097D62">
      <w:pPr>
        <w:pStyle w:val="BodyText"/>
      </w:pPr>
      <w:r>
        <w:rPr>
          <w:b/>
          <w:bCs/>
        </w:rPr>
        <w:t>INFO: Continuous BIT – Not required</w:t>
      </w:r>
      <w:ins w:id="463" w:author="Erez Shabtai" w:date="2026-02-22T22:32:00Z" w16du:dateUtc="2026-02-22T20:32:00Z">
        <w:r w:rsidR="000C2C6C">
          <w:rPr>
            <w:b/>
            <w:bCs/>
          </w:rPr>
          <w:t xml:space="preserve"> in first phase, will be defined in later phase</w:t>
        </w:r>
      </w:ins>
    </w:p>
    <w:p w14:paraId="3B87586E" w14:textId="11EED58F" w:rsidR="00097D62" w:rsidRDefault="00097D62" w:rsidP="00097D62">
      <w:pPr>
        <w:pStyle w:val="BodyText"/>
        <w:rPr>
          <w:b/>
          <w:bCs/>
        </w:rPr>
      </w:pPr>
      <w:r>
        <w:rPr>
          <w:b/>
          <w:bCs/>
        </w:rPr>
        <w:t>INFO: PLL control during main loop – Not required</w:t>
      </w:r>
      <w:ins w:id="464" w:author="Erez Shabtai" w:date="2026-02-22T22:32:00Z" w16du:dateUtc="2026-02-22T20:32:00Z">
        <w:r w:rsidR="000C2C6C">
          <w:rPr>
            <w:b/>
            <w:bCs/>
          </w:rPr>
          <w:t xml:space="preserve"> in first phase, will be defined in later phase</w:t>
        </w:r>
      </w:ins>
    </w:p>
    <w:p w14:paraId="18FFCDCC" w14:textId="77777777" w:rsidR="00F36051" w:rsidRDefault="00F36051" w:rsidP="00097D62">
      <w:pPr>
        <w:pStyle w:val="BodyText"/>
      </w:pPr>
    </w:p>
    <w:p w14:paraId="525859F0" w14:textId="77777777" w:rsidR="00097D62" w:rsidRDefault="00097D62" w:rsidP="00097D62">
      <w:pPr>
        <w:pStyle w:val="Heading3"/>
      </w:pPr>
      <w:bookmarkStart w:id="465" w:name="_Toc222106937"/>
      <w:bookmarkStart w:id="466" w:name="test-mode"/>
      <w:bookmarkEnd w:id="445"/>
      <w:r>
        <w:t>3.1.8 Test mode</w:t>
      </w:r>
      <w:bookmarkEnd w:id="465"/>
    </w:p>
    <w:p w14:paraId="227F2E32" w14:textId="77777777" w:rsidR="00097D62" w:rsidRDefault="00097D62" w:rsidP="00097D62">
      <w:pPr>
        <w:pStyle w:val="FirstParagraph"/>
      </w:pPr>
      <w:r>
        <w:rPr>
          <w:b/>
          <w:bCs/>
        </w:rPr>
        <w:t>REQ-FUNC-027: Test mode</w:t>
      </w:r>
    </w:p>
    <w:p w14:paraId="041BFE1F" w14:textId="77777777" w:rsidR="00097D62" w:rsidRDefault="00097D62" w:rsidP="00097D62">
      <w:pPr>
        <w:pStyle w:val="BodyText"/>
      </w:pPr>
      <w:r>
        <w:rPr>
          <w:b/>
          <w:bCs/>
        </w:rPr>
        <w:t>Description:</w:t>
      </w:r>
    </w:p>
    <w:p w14:paraId="40F0A974" w14:textId="77777777" w:rsidR="00097D62" w:rsidRDefault="00097D62" w:rsidP="00097D62">
      <w:pPr>
        <w:pStyle w:val="BodyText"/>
      </w:pPr>
      <w:r>
        <w:t>The SW shall support test mode through the RS422 interface. The exact test mode requirements will be defined later in the project</w:t>
      </w:r>
    </w:p>
    <w:p w14:paraId="6BA197D6" w14:textId="77777777" w:rsidR="00097D62" w:rsidRDefault="00097D62" w:rsidP="00097D62">
      <w:pPr>
        <w:pStyle w:val="BodyText"/>
      </w:pPr>
      <w:r>
        <w:rPr>
          <w:b/>
          <w:bCs/>
        </w:rPr>
        <w:t>Input:</w:t>
      </w:r>
    </w:p>
    <w:p w14:paraId="314ADEA2" w14:textId="77777777" w:rsidR="00097D62" w:rsidRDefault="00097D62" w:rsidP="00097D62">
      <w:pPr>
        <w:pStyle w:val="BodyText"/>
      </w:pPr>
      <w:r>
        <w:t>TBD</w:t>
      </w:r>
    </w:p>
    <w:p w14:paraId="204BCA4A" w14:textId="77777777" w:rsidR="00097D62" w:rsidRDefault="00097D62" w:rsidP="00097D62">
      <w:pPr>
        <w:pStyle w:val="BodyText"/>
      </w:pPr>
      <w:r>
        <w:rPr>
          <w:b/>
          <w:bCs/>
        </w:rPr>
        <w:t>Process:</w:t>
      </w:r>
    </w:p>
    <w:p w14:paraId="169C3FC5" w14:textId="77777777" w:rsidR="00097D62" w:rsidRDefault="00097D62" w:rsidP="00097D62">
      <w:pPr>
        <w:pStyle w:val="BodyText"/>
      </w:pPr>
      <w:r>
        <w:t>TBD</w:t>
      </w:r>
    </w:p>
    <w:p w14:paraId="0347159A" w14:textId="77777777" w:rsidR="00097D62" w:rsidRDefault="00097D62" w:rsidP="00097D62">
      <w:pPr>
        <w:pStyle w:val="BodyText"/>
      </w:pPr>
      <w:r>
        <w:rPr>
          <w:b/>
          <w:bCs/>
        </w:rPr>
        <w:t>Output:</w:t>
      </w:r>
    </w:p>
    <w:p w14:paraId="59146ECA" w14:textId="77777777" w:rsidR="00097D62" w:rsidRDefault="00097D62" w:rsidP="00097D62">
      <w:pPr>
        <w:pStyle w:val="BodyText"/>
      </w:pPr>
      <w:r>
        <w:t>TBD</w:t>
      </w:r>
    </w:p>
    <w:p w14:paraId="7FEB1DEA" w14:textId="77777777" w:rsidR="00097D62" w:rsidRDefault="00097D62" w:rsidP="00097D62">
      <w:pPr>
        <w:pStyle w:val="Heading3"/>
      </w:pPr>
      <w:bookmarkStart w:id="467" w:name="_Toc222106938"/>
      <w:bookmarkStart w:id="468" w:name="cli"/>
      <w:bookmarkEnd w:id="466"/>
      <w:r>
        <w:t>3.1.9 CLI</w:t>
      </w:r>
      <w:bookmarkEnd w:id="467"/>
    </w:p>
    <w:p w14:paraId="79E78560" w14:textId="77777777" w:rsidR="00097D62" w:rsidRDefault="00097D62" w:rsidP="00097D62">
      <w:pPr>
        <w:pStyle w:val="FirstParagraph"/>
      </w:pPr>
      <w:r>
        <w:rPr>
          <w:b/>
          <w:bCs/>
        </w:rPr>
        <w:t>REQ-FUNC-028: CLI</w:t>
      </w:r>
    </w:p>
    <w:p w14:paraId="41F4BF51" w14:textId="77777777" w:rsidR="00097D62" w:rsidRDefault="00097D62" w:rsidP="00097D62">
      <w:pPr>
        <w:pStyle w:val="BodyText"/>
      </w:pPr>
      <w:r>
        <w:rPr>
          <w:b/>
          <w:bCs/>
        </w:rPr>
        <w:t>Description:</w:t>
      </w:r>
    </w:p>
    <w:p w14:paraId="655C619D" w14:textId="77777777" w:rsidR="00097D62" w:rsidRDefault="00097D62" w:rsidP="00097D62">
      <w:pPr>
        <w:pStyle w:val="BodyText"/>
      </w:pPr>
      <w:r>
        <w:t>The SW shall support CLI using the debug UART. The CLI task shall wait for requests from external serial terminal (putty, Tera Term, python simulator, etc) and respond to them.</w:t>
      </w:r>
    </w:p>
    <w:p w14:paraId="2419A00D" w14:textId="77777777" w:rsidR="00097D62" w:rsidRDefault="00097D62" w:rsidP="00097D62">
      <w:pPr>
        <w:pStyle w:val="BodyText"/>
      </w:pPr>
      <w:r>
        <w:t>CLI requests shall be defined later in the project and shall include:</w:t>
      </w:r>
    </w:p>
    <w:p w14:paraId="061DC84D" w14:textId="77777777" w:rsidR="00097D62" w:rsidRDefault="00097D62" w:rsidP="00097D62">
      <w:pPr>
        <w:numPr>
          <w:ilvl w:val="0"/>
          <w:numId w:val="19"/>
        </w:numPr>
        <w:spacing w:line="240" w:lineRule="auto"/>
      </w:pPr>
      <w:r>
        <w:lastRenderedPageBreak/>
        <w:t>Bring up commands to test the HW</w:t>
      </w:r>
    </w:p>
    <w:p w14:paraId="3F99E094" w14:textId="77777777" w:rsidR="00097D62" w:rsidRDefault="00097D62" w:rsidP="00097D62">
      <w:pPr>
        <w:numPr>
          <w:ilvl w:val="0"/>
          <w:numId w:val="19"/>
        </w:numPr>
        <w:spacing w:line="240" w:lineRule="auto"/>
      </w:pPr>
      <w:r>
        <w:t>Configure parameters on the board</w:t>
      </w:r>
    </w:p>
    <w:p w14:paraId="0D4966DC" w14:textId="77777777" w:rsidR="00097D62" w:rsidRDefault="00097D62" w:rsidP="00097D62">
      <w:pPr>
        <w:numPr>
          <w:ilvl w:val="0"/>
          <w:numId w:val="19"/>
        </w:numPr>
        <w:spacing w:line="240" w:lineRule="auto"/>
      </w:pPr>
      <w:r>
        <w:t>Run unit tests on the board</w:t>
      </w:r>
    </w:p>
    <w:p w14:paraId="53FBB846" w14:textId="58695A81" w:rsidR="00097D62" w:rsidRDefault="00097D62" w:rsidP="00097D62">
      <w:pPr>
        <w:numPr>
          <w:ilvl w:val="0"/>
          <w:numId w:val="19"/>
        </w:numPr>
        <w:spacing w:line="240" w:lineRule="auto"/>
      </w:pPr>
      <w:r>
        <w:t>Firmware update</w:t>
      </w:r>
      <w:ins w:id="469" w:author="Erez Shabtai" w:date="2026-02-22T22:32:00Z" w16du:dateUtc="2026-02-22T20:32:00Z">
        <w:r w:rsidR="000C2C6C">
          <w:t xml:space="preserve"> from WS</w:t>
        </w:r>
      </w:ins>
      <w:ins w:id="470" w:author="Erez Shabtai" w:date="2026-02-22T22:33:00Z" w16du:dateUtc="2026-02-22T20:33:00Z">
        <w:r w:rsidR="000C2C6C">
          <w:t xml:space="preserve"> (RS-422)</w:t>
        </w:r>
      </w:ins>
    </w:p>
    <w:p w14:paraId="7AD931AA" w14:textId="77777777" w:rsidR="00097D62" w:rsidRDefault="00097D62" w:rsidP="00097D62">
      <w:pPr>
        <w:pStyle w:val="FirstParagraph"/>
      </w:pPr>
      <w:r>
        <w:t>In addition, all debug prints shall be output during runtime in debug mode through the CLI without request</w:t>
      </w:r>
    </w:p>
    <w:p w14:paraId="79533799" w14:textId="77777777" w:rsidR="00097D62" w:rsidRDefault="00097D62" w:rsidP="00097D62">
      <w:pPr>
        <w:pStyle w:val="BodyText"/>
      </w:pPr>
      <w:r>
        <w:rPr>
          <w:b/>
          <w:bCs/>
        </w:rPr>
        <w:t>Input:</w:t>
      </w:r>
    </w:p>
    <w:p w14:paraId="0888D7B4" w14:textId="77777777" w:rsidR="00097D62" w:rsidRDefault="00097D62" w:rsidP="00097D62">
      <w:pPr>
        <w:pStyle w:val="BodyText"/>
      </w:pPr>
      <w:r>
        <w:t>TBD</w:t>
      </w:r>
    </w:p>
    <w:p w14:paraId="04C7D642" w14:textId="77777777" w:rsidR="00097D62" w:rsidRDefault="00097D62" w:rsidP="00097D62">
      <w:pPr>
        <w:pStyle w:val="BodyText"/>
      </w:pPr>
      <w:r>
        <w:rPr>
          <w:b/>
          <w:bCs/>
        </w:rPr>
        <w:t>Process:</w:t>
      </w:r>
    </w:p>
    <w:p w14:paraId="0173487E" w14:textId="77777777" w:rsidR="00097D62" w:rsidRDefault="00097D62" w:rsidP="00097D62">
      <w:pPr>
        <w:pStyle w:val="BodyText"/>
      </w:pPr>
      <w:r>
        <w:t>TBD</w:t>
      </w:r>
    </w:p>
    <w:p w14:paraId="3EB0CB30" w14:textId="77777777" w:rsidR="00097D62" w:rsidRDefault="00097D62" w:rsidP="00097D62">
      <w:pPr>
        <w:pStyle w:val="BodyText"/>
      </w:pPr>
      <w:r>
        <w:rPr>
          <w:b/>
          <w:bCs/>
        </w:rPr>
        <w:t>Output:</w:t>
      </w:r>
    </w:p>
    <w:p w14:paraId="1F6FB9DF" w14:textId="77777777" w:rsidR="00097D62" w:rsidRDefault="00097D62" w:rsidP="00097D62">
      <w:pPr>
        <w:pStyle w:val="BodyText"/>
      </w:pPr>
      <w:r>
        <w:t>TBD</w:t>
      </w:r>
    </w:p>
    <w:p w14:paraId="157D8AFF" w14:textId="77777777" w:rsidR="00F36051" w:rsidRDefault="00F36051" w:rsidP="00097D62">
      <w:pPr>
        <w:pStyle w:val="BodyText"/>
      </w:pPr>
    </w:p>
    <w:p w14:paraId="1C3A5F41" w14:textId="77777777" w:rsidR="00097D62" w:rsidRDefault="00097D62" w:rsidP="00097D62">
      <w:pPr>
        <w:pStyle w:val="Heading2"/>
      </w:pPr>
      <w:bookmarkStart w:id="471" w:name="_Toc222106939"/>
      <w:bookmarkStart w:id="472" w:name="performance-requirements"/>
      <w:bookmarkEnd w:id="316"/>
      <w:bookmarkEnd w:id="468"/>
      <w:r>
        <w:t>3.2 Performance Requirements</w:t>
      </w:r>
      <w:bookmarkEnd w:id="471"/>
    </w:p>
    <w:p w14:paraId="0664FFC8" w14:textId="77777777" w:rsidR="00097D62" w:rsidRDefault="00097D62" w:rsidP="00097D62">
      <w:pPr>
        <w:pStyle w:val="FirstParagraph"/>
      </w:pPr>
      <w:r>
        <w:rPr>
          <w:b/>
          <w:bCs/>
        </w:rPr>
        <w:t>REQ-PERF-001: Processing Time</w:t>
      </w:r>
    </w:p>
    <w:p w14:paraId="6BB553DA" w14:textId="4783EEF6" w:rsidR="00097D62" w:rsidRDefault="00097D62" w:rsidP="00097D62">
      <w:pPr>
        <w:pStyle w:val="BodyText"/>
      </w:pPr>
      <w:r>
        <w:t xml:space="preserve">The system shall complete the main loop cycle within </w:t>
      </w:r>
      <w:del w:id="473" w:author="Erez Shabtai" w:date="2026-03-09T10:41:00Z" w16du:dateUtc="2026-03-09T08:41:00Z">
        <w:r w:rsidDel="00E066C8">
          <w:delText>2</w:delText>
        </w:r>
      </w:del>
      <w:ins w:id="474" w:author="Ehud Fishler" w:date="2026-03-04T13:10:00Z" w16du:dateUtc="2026-03-04T11:10:00Z">
        <w:del w:id="475" w:author="Erez Shabtai" w:date="2026-03-09T10:41:00Z" w16du:dateUtc="2026-03-09T08:41:00Z">
          <w:r w:rsidR="00A86A34" w:rsidDel="00E066C8">
            <w:delText>.5</w:delText>
          </w:r>
        </w:del>
      </w:ins>
      <w:ins w:id="476" w:author="Erez Shabtai" w:date="2026-03-09T10:41:00Z" w16du:dateUtc="2026-03-09T08:41:00Z">
        <w:r w:rsidR="00E066C8">
          <w:t>3</w:t>
        </w:r>
      </w:ins>
      <w:r>
        <w:t xml:space="preserve"> milliseconds total, including:</w:t>
      </w:r>
    </w:p>
    <w:p w14:paraId="265EB4E1" w14:textId="0E4C6A79" w:rsidR="00097D62" w:rsidRDefault="00097D62" w:rsidP="00097D62">
      <w:pPr>
        <w:numPr>
          <w:ilvl w:val="0"/>
          <w:numId w:val="23"/>
        </w:numPr>
        <w:spacing w:line="240" w:lineRule="auto"/>
      </w:pPr>
      <w:r>
        <w:t xml:space="preserve">Process input data of </w:t>
      </w:r>
      <w:del w:id="477" w:author="Ehud Fishler" w:date="2026-03-04T13:09:00Z" w16du:dateUtc="2026-03-04T11:09:00Z">
        <w:r w:rsidDel="00A86A34">
          <w:delText xml:space="preserve">4096 </w:delText>
        </w:r>
      </w:del>
      <w:ins w:id="478" w:author="Ehud Fishler" w:date="2026-03-04T13:09:00Z" w16du:dateUtc="2026-03-04T11:09:00Z">
        <w:r w:rsidR="00A86A34">
          <w:t xml:space="preserve">5888 </w:t>
        </w:r>
      </w:ins>
      <w:r>
        <w:t>ADC samples using the algorithm</w:t>
      </w:r>
    </w:p>
    <w:p w14:paraId="1A4DD7C2" w14:textId="77777777" w:rsidR="00097D62" w:rsidRDefault="00097D62" w:rsidP="00097D62">
      <w:pPr>
        <w:numPr>
          <w:ilvl w:val="0"/>
          <w:numId w:val="23"/>
        </w:numPr>
        <w:spacing w:line="240" w:lineRule="auto"/>
      </w:pPr>
      <w:r>
        <w:t>Produce output height</w:t>
      </w:r>
    </w:p>
    <w:p w14:paraId="375AF3E9" w14:textId="77777777" w:rsidR="00097D62" w:rsidRDefault="00097D62" w:rsidP="00097D62">
      <w:pPr>
        <w:numPr>
          <w:ilvl w:val="0"/>
          <w:numId w:val="23"/>
        </w:numPr>
        <w:spacing w:line="240" w:lineRule="auto"/>
      </w:pPr>
      <w:r>
        <w:t>Write the samples data to FRAM</w:t>
      </w:r>
    </w:p>
    <w:p w14:paraId="374C0198" w14:textId="77777777" w:rsidR="00097D62" w:rsidRDefault="00097D62" w:rsidP="00097D62">
      <w:pPr>
        <w:numPr>
          <w:ilvl w:val="0"/>
          <w:numId w:val="23"/>
        </w:numPr>
        <w:spacing w:line="240" w:lineRule="auto"/>
      </w:pPr>
      <w:r>
        <w:t>Send telemetry data through SPI at 180 usec intervals</w:t>
      </w:r>
    </w:p>
    <w:p w14:paraId="79E5F6C9" w14:textId="77777777" w:rsidR="00097D62" w:rsidRDefault="00097D62" w:rsidP="00097D62">
      <w:pPr>
        <w:pStyle w:val="FirstParagraph"/>
      </w:pPr>
      <w:r>
        <w:rPr>
          <w:b/>
          <w:bCs/>
        </w:rPr>
        <w:t>Acceptance Criteria:</w:t>
      </w:r>
    </w:p>
    <w:p w14:paraId="063983AB" w14:textId="7CC74548" w:rsidR="00097D62" w:rsidRDefault="00097D62" w:rsidP="00097D62">
      <w:pPr>
        <w:pStyle w:val="BodyText"/>
      </w:pPr>
      <w:r>
        <w:t xml:space="preserve">Measured latency &lt; </w:t>
      </w:r>
      <w:del w:id="479" w:author="Erez Shabtai" w:date="2026-03-09T10:41:00Z" w16du:dateUtc="2026-03-09T08:41:00Z">
        <w:r w:rsidDel="00E066C8">
          <w:delText>2</w:delText>
        </w:r>
      </w:del>
      <w:ins w:id="480" w:author="Ehud Fishler" w:date="2026-03-04T13:10:00Z" w16du:dateUtc="2026-03-04T11:10:00Z">
        <w:del w:id="481" w:author="Erez Shabtai" w:date="2026-03-09T10:41:00Z" w16du:dateUtc="2026-03-09T08:41:00Z">
          <w:r w:rsidR="00A86A34" w:rsidDel="00E066C8">
            <w:delText>.5</w:delText>
          </w:r>
        </w:del>
      </w:ins>
      <w:ins w:id="482" w:author="Erez Shabtai" w:date="2026-03-09T10:41:00Z" w16du:dateUtc="2026-03-09T08:41:00Z">
        <w:r w:rsidR="00E066C8">
          <w:t>3</w:t>
        </w:r>
      </w:ins>
      <w:r>
        <w:t xml:space="preserve"> ms in 99.9% of test cases</w:t>
      </w:r>
    </w:p>
    <w:p w14:paraId="677CFA54" w14:textId="77777777" w:rsidR="00097D62" w:rsidRDefault="00097D62" w:rsidP="00097D62">
      <w:pPr>
        <w:pStyle w:val="BodyText"/>
      </w:pPr>
      <w:r>
        <w:t>No missed deadlines under maximum load</w:t>
      </w:r>
    </w:p>
    <w:p w14:paraId="409C6619" w14:textId="77777777" w:rsidR="00097D62" w:rsidRDefault="00097D62" w:rsidP="00097D62">
      <w:pPr>
        <w:pStyle w:val="Heading2"/>
      </w:pPr>
      <w:bookmarkStart w:id="483" w:name="_Toc222106940"/>
      <w:bookmarkStart w:id="484" w:name="interface-requirements"/>
      <w:bookmarkEnd w:id="472"/>
      <w:r>
        <w:t>3.3 Interface Requirements</w:t>
      </w:r>
      <w:bookmarkEnd w:id="483"/>
    </w:p>
    <w:p w14:paraId="4B05910B" w14:textId="77777777" w:rsidR="00097D62" w:rsidRDefault="00097D62" w:rsidP="00097D62">
      <w:pPr>
        <w:pStyle w:val="FirstParagraph"/>
      </w:pPr>
      <w:r>
        <w:rPr>
          <w:b/>
          <w:bCs/>
        </w:rPr>
        <w:t>REQ-IF-HW-001: Hardware</w:t>
      </w:r>
    </w:p>
    <w:p w14:paraId="2F9A232C" w14:textId="77777777" w:rsidR="00097D62" w:rsidRDefault="00097D62" w:rsidP="00097D62">
      <w:pPr>
        <w:pStyle w:val="BodyText"/>
      </w:pPr>
      <w:r>
        <w:t>The SW shall run on Orion Sensor HW board, on STM32H7A3 MCU</w:t>
      </w:r>
    </w:p>
    <w:p w14:paraId="47441019" w14:textId="77777777" w:rsidR="00097D62" w:rsidRDefault="00097D62" w:rsidP="00097D62">
      <w:pPr>
        <w:pStyle w:val="BodyText"/>
      </w:pPr>
      <w:r>
        <w:rPr>
          <w:b/>
          <w:bCs/>
        </w:rPr>
        <w:t>REQ-IF-HW-002: HOST</w:t>
      </w:r>
    </w:p>
    <w:p w14:paraId="192A6301" w14:textId="596AA671" w:rsidR="00097D62" w:rsidRDefault="00097D62" w:rsidP="00097D62">
      <w:pPr>
        <w:pStyle w:val="BodyText"/>
      </w:pPr>
      <w:r>
        <w:t xml:space="preserve">The SW shall communicate with the </w:t>
      </w:r>
      <w:del w:id="485" w:author="Erez Shabtai" w:date="2026-02-22T22:15:00Z" w16du:dateUtc="2026-02-22T20:15:00Z">
        <w:r w:rsidDel="005D47A0">
          <w:delText xml:space="preserve">Fuze </w:delText>
        </w:r>
      </w:del>
      <w:ins w:id="486" w:author="Erez Shabtai" w:date="2026-02-22T22:15:00Z" w16du:dateUtc="2026-02-22T20:15:00Z">
        <w:r w:rsidR="005D47A0">
          <w:t xml:space="preserve">WS </w:t>
        </w:r>
      </w:ins>
      <w:del w:id="487" w:author="Erez Shabtai" w:date="2026-02-22T22:15:00Z" w16du:dateUtc="2026-02-22T20:15:00Z">
        <w:r w:rsidDel="005D47A0">
          <w:delText xml:space="preserve">system </w:delText>
        </w:r>
      </w:del>
      <w:r>
        <w:t>host using RS422 UART interface</w:t>
      </w:r>
    </w:p>
    <w:p w14:paraId="0A24E1A0" w14:textId="77777777" w:rsidR="00097D62" w:rsidRDefault="00097D62" w:rsidP="00097D62">
      <w:pPr>
        <w:pStyle w:val="BodyText"/>
      </w:pPr>
      <w:r>
        <w:rPr>
          <w:b/>
          <w:bCs/>
        </w:rPr>
        <w:t>REQ-IF-HW-003: Fuze activation</w:t>
      </w:r>
    </w:p>
    <w:p w14:paraId="43F07CCF" w14:textId="77777777" w:rsidR="00097D62" w:rsidRDefault="00097D62" w:rsidP="00097D62">
      <w:pPr>
        <w:pStyle w:val="BodyText"/>
      </w:pPr>
      <w:r>
        <w:t>The SW shall activate the Fuze using HOB_Det_uC GPIO</w:t>
      </w:r>
    </w:p>
    <w:p w14:paraId="7BF0E830" w14:textId="77777777" w:rsidR="00097D62" w:rsidRDefault="00097D62" w:rsidP="00097D62">
      <w:pPr>
        <w:pStyle w:val="BodyText"/>
      </w:pPr>
      <w:r>
        <w:rPr>
          <w:b/>
          <w:bCs/>
        </w:rPr>
        <w:lastRenderedPageBreak/>
        <w:t>REQ-IF-HW-004: Telemetry system</w:t>
      </w:r>
    </w:p>
    <w:p w14:paraId="64087538" w14:textId="77777777" w:rsidR="00097D62" w:rsidRDefault="00097D62" w:rsidP="00097D62">
      <w:pPr>
        <w:pStyle w:val="BodyText"/>
      </w:pPr>
      <w:r>
        <w:t>The SW shall communicate with the telemetry system using telemetry SPI bus.</w:t>
      </w:r>
    </w:p>
    <w:p w14:paraId="3385C1E2" w14:textId="77777777" w:rsidR="00097D62" w:rsidRDefault="00097D62" w:rsidP="00097D62">
      <w:pPr>
        <w:pStyle w:val="BodyText"/>
      </w:pPr>
      <w:r>
        <w:rPr>
          <w:b/>
          <w:bCs/>
        </w:rPr>
        <w:t>REQ-IF-HW-005: CLI</w:t>
      </w:r>
    </w:p>
    <w:p w14:paraId="2D6BBB17" w14:textId="77777777" w:rsidR="00097D62" w:rsidRDefault="00097D62" w:rsidP="00097D62">
      <w:pPr>
        <w:pStyle w:val="BodyText"/>
      </w:pPr>
      <w:r>
        <w:t>The SW shall communicate with the CLI using the debug UART port</w:t>
      </w:r>
    </w:p>
    <w:p w14:paraId="4EA5E496" w14:textId="77777777" w:rsidR="00F36051" w:rsidRDefault="00F36051" w:rsidP="00097D62">
      <w:pPr>
        <w:pStyle w:val="BodyText"/>
      </w:pPr>
    </w:p>
    <w:p w14:paraId="18F53FD8" w14:textId="77777777" w:rsidR="00097D62" w:rsidRDefault="00097D62" w:rsidP="00097D62">
      <w:pPr>
        <w:pStyle w:val="Heading2"/>
      </w:pPr>
      <w:bookmarkStart w:id="488" w:name="_Toc222106941"/>
      <w:bookmarkStart w:id="489" w:name="safety-requirements"/>
      <w:bookmarkEnd w:id="484"/>
      <w:r>
        <w:t>3.4 Safety Requirements</w:t>
      </w:r>
      <w:bookmarkEnd w:id="488"/>
    </w:p>
    <w:p w14:paraId="139EF6D2" w14:textId="77777777" w:rsidR="00097D62" w:rsidRDefault="00097D62" w:rsidP="00097D62">
      <w:pPr>
        <w:pStyle w:val="FirstParagraph"/>
      </w:pPr>
      <w:r>
        <w:t>Safety requirements are critical to AOP-52 compliance and must be rigorously verified.</w:t>
      </w:r>
    </w:p>
    <w:p w14:paraId="546F965A" w14:textId="77777777" w:rsidR="00097D62" w:rsidRDefault="00097D62" w:rsidP="00097D62">
      <w:pPr>
        <w:pStyle w:val="BodyText"/>
      </w:pPr>
      <w:r>
        <w:rPr>
          <w:b/>
          <w:bCs/>
        </w:rPr>
        <w:t>REQ-SAFE-001: Watchdog Monitoring</w:t>
      </w:r>
    </w:p>
    <w:p w14:paraId="57E7E026" w14:textId="77777777" w:rsidR="00097D62" w:rsidRDefault="00097D62" w:rsidP="00097D62">
      <w:pPr>
        <w:pStyle w:val="BodyText"/>
      </w:pPr>
      <w:r>
        <w:t>The software shall service the hardware watchdog timer at least once every 10 milliseconds. Failure to service the watchdog within this period shall result in a hardware-initiated system reset.</w:t>
      </w:r>
    </w:p>
    <w:p w14:paraId="758EE965" w14:textId="77777777" w:rsidR="00097D62" w:rsidRDefault="00097D62" w:rsidP="00097D62">
      <w:pPr>
        <w:pStyle w:val="BodyText"/>
      </w:pPr>
      <w:r>
        <w:rPr>
          <w:b/>
          <w:bCs/>
        </w:rPr>
        <w:t>Failure Mode:</w:t>
      </w:r>
    </w:p>
    <w:p w14:paraId="069CAE7F" w14:textId="77777777" w:rsidR="00097D62" w:rsidRDefault="00097D62" w:rsidP="00097D62">
      <w:pPr>
        <w:numPr>
          <w:ilvl w:val="0"/>
          <w:numId w:val="18"/>
        </w:numPr>
        <w:spacing w:line="240" w:lineRule="auto"/>
      </w:pPr>
      <w:r>
        <w:t>Failure: Watchdog not serviced within timeout period</w:t>
      </w:r>
    </w:p>
    <w:p w14:paraId="43DEF9B4" w14:textId="77777777" w:rsidR="00097D62" w:rsidRDefault="00097D62" w:rsidP="00097D62">
      <w:pPr>
        <w:numPr>
          <w:ilvl w:val="0"/>
          <w:numId w:val="18"/>
        </w:numPr>
        <w:spacing w:line="240" w:lineRule="auto"/>
      </w:pPr>
      <w:r>
        <w:t>Effect: System reset (safe state)</w:t>
      </w:r>
    </w:p>
    <w:p w14:paraId="5C1E57BD" w14:textId="77777777" w:rsidR="00097D62" w:rsidRDefault="00097D62" w:rsidP="00097D62">
      <w:pPr>
        <w:numPr>
          <w:ilvl w:val="0"/>
          <w:numId w:val="18"/>
        </w:numPr>
        <w:spacing w:line="240" w:lineRule="auto"/>
      </w:pPr>
      <w:r>
        <w:t>Mitigation: Independent watchdog timer in hardware</w:t>
      </w:r>
    </w:p>
    <w:p w14:paraId="6F2EF3B5" w14:textId="77777777" w:rsidR="00F36051" w:rsidRDefault="00F36051" w:rsidP="00097D62">
      <w:pPr>
        <w:pStyle w:val="FirstParagraph"/>
        <w:rPr>
          <w:b/>
          <w:bCs/>
        </w:rPr>
      </w:pPr>
    </w:p>
    <w:p w14:paraId="1318D657" w14:textId="0336FA5A" w:rsidR="00097D62" w:rsidRDefault="00097D62" w:rsidP="00097D62">
      <w:pPr>
        <w:pStyle w:val="FirstParagraph"/>
      </w:pPr>
      <w:r>
        <w:rPr>
          <w:b/>
          <w:bCs/>
        </w:rPr>
        <w:t>REQ-SAFE-002: MISRA</w:t>
      </w:r>
    </w:p>
    <w:p w14:paraId="3AE37191" w14:textId="77777777" w:rsidR="00097D62" w:rsidRDefault="00097D62" w:rsidP="00097D62">
      <w:pPr>
        <w:pStyle w:val="BodyText"/>
      </w:pPr>
      <w:r>
        <w:t>The software shall comply with MISRA C:2012 coding standards for all code in the project</w:t>
      </w:r>
    </w:p>
    <w:p w14:paraId="2E15FF87" w14:textId="77777777" w:rsidR="00F36051" w:rsidRDefault="00F36051" w:rsidP="00097D62">
      <w:pPr>
        <w:pStyle w:val="BodyText"/>
        <w:rPr>
          <w:b/>
          <w:bCs/>
        </w:rPr>
      </w:pPr>
    </w:p>
    <w:p w14:paraId="428896BA" w14:textId="77485C9E" w:rsidR="00097D62" w:rsidRDefault="00097D62" w:rsidP="00097D62">
      <w:pPr>
        <w:pStyle w:val="BodyText"/>
      </w:pPr>
      <w:r>
        <w:rPr>
          <w:b/>
          <w:bCs/>
        </w:rPr>
        <w:t>REQ-SAFE-003: Static analysis</w:t>
      </w:r>
    </w:p>
    <w:p w14:paraId="0D0B2940" w14:textId="77777777" w:rsidR="00097D62" w:rsidRDefault="00097D62" w:rsidP="00097D62">
      <w:pPr>
        <w:pStyle w:val="BodyText"/>
      </w:pPr>
      <w:r>
        <w:t>The software shall undergo static analysis for all code in the project</w:t>
      </w:r>
    </w:p>
    <w:p w14:paraId="0A4646B6" w14:textId="77777777" w:rsidR="00F36051" w:rsidRDefault="00F36051" w:rsidP="00097D62">
      <w:pPr>
        <w:pStyle w:val="BodyText"/>
        <w:rPr>
          <w:b/>
          <w:bCs/>
        </w:rPr>
      </w:pPr>
    </w:p>
    <w:p w14:paraId="003A4143" w14:textId="1CF8A7B3" w:rsidR="00097D62" w:rsidRDefault="00097D62" w:rsidP="00097D62">
      <w:pPr>
        <w:pStyle w:val="BodyText"/>
      </w:pPr>
      <w:r>
        <w:rPr>
          <w:b/>
          <w:bCs/>
        </w:rPr>
        <w:t>REQ-SAFE-004: Code review</w:t>
      </w:r>
    </w:p>
    <w:p w14:paraId="55E665FB" w14:textId="6B9B793F" w:rsidR="00097D62" w:rsidRDefault="00097D62" w:rsidP="00097D62">
      <w:pPr>
        <w:pStyle w:val="BodyText"/>
        <w:rPr>
          <w:ins w:id="490" w:author="Erez Shabtai" w:date="2026-02-22T22:35:00Z" w16du:dateUtc="2026-02-22T20:35:00Z"/>
        </w:rPr>
      </w:pPr>
      <w:r>
        <w:t xml:space="preserve">All software code shall undergo code review by </w:t>
      </w:r>
      <w:ins w:id="491" w:author="Erez Shabtai" w:date="2026-02-22T22:34:00Z" w16du:dateUtc="2026-02-22T20:34:00Z">
        <w:r w:rsidR="00F764EF">
          <w:t>Tandem/</w:t>
        </w:r>
      </w:ins>
      <w:r>
        <w:t>Orion before integration</w:t>
      </w:r>
      <w:ins w:id="492" w:author="Erez Shabtai" w:date="2026-02-22T22:35:00Z" w16du:dateUtc="2026-02-22T20:35:00Z">
        <w:r w:rsidR="00F764EF">
          <w:t>.</w:t>
        </w:r>
      </w:ins>
    </w:p>
    <w:p w14:paraId="4A6C117B" w14:textId="4316D855" w:rsidR="00F764EF" w:rsidRDefault="00F764EF" w:rsidP="00097D62">
      <w:pPr>
        <w:pStyle w:val="BodyText"/>
      </w:pPr>
      <w:ins w:id="493" w:author="Erez Shabtai" w:date="2026-02-22T22:35:00Z" w16du:dateUtc="2026-02-22T20:35:00Z">
        <w:r>
          <w:t>Note – all bugs discovered in</w:t>
        </w:r>
      </w:ins>
      <w:ins w:id="494" w:author="Erez Shabtai" w:date="2026-02-22T22:36:00Z" w16du:dateUtc="2026-02-22T20:36:00Z">
        <w:r>
          <w:t xml:space="preserve"> code review/testing before each formal release will be summarized in the release test report</w:t>
        </w:r>
      </w:ins>
    </w:p>
    <w:p w14:paraId="1593B738" w14:textId="77777777" w:rsidR="00F36051" w:rsidRDefault="00F36051" w:rsidP="00097D62">
      <w:pPr>
        <w:pStyle w:val="BodyText"/>
      </w:pPr>
    </w:p>
    <w:p w14:paraId="02E32255" w14:textId="77777777" w:rsidR="00097D62" w:rsidRDefault="00097D62" w:rsidP="00097D62">
      <w:pPr>
        <w:pStyle w:val="Heading2"/>
      </w:pPr>
      <w:bookmarkStart w:id="495" w:name="_Toc222106942"/>
      <w:bookmarkStart w:id="496" w:name="security-requirements"/>
      <w:bookmarkEnd w:id="489"/>
      <w:r>
        <w:t>3.5 Security Requirements</w:t>
      </w:r>
      <w:bookmarkEnd w:id="495"/>
    </w:p>
    <w:p w14:paraId="5EA8D811" w14:textId="77777777" w:rsidR="00097D62" w:rsidRDefault="00097D62" w:rsidP="00097D62">
      <w:pPr>
        <w:pStyle w:val="FirstParagraph"/>
      </w:pPr>
      <w:r>
        <w:t>N/A</w:t>
      </w:r>
    </w:p>
    <w:p w14:paraId="25C6707D" w14:textId="77777777" w:rsidR="00F36051" w:rsidRPr="00F36051" w:rsidRDefault="00F36051" w:rsidP="00F36051">
      <w:pPr>
        <w:pStyle w:val="BodyText"/>
      </w:pPr>
    </w:p>
    <w:p w14:paraId="0E75DF12" w14:textId="77777777" w:rsidR="00097D62" w:rsidRDefault="00097D62" w:rsidP="00097D62">
      <w:pPr>
        <w:pStyle w:val="Heading2"/>
      </w:pPr>
      <w:bookmarkStart w:id="497" w:name="_Toc222106943"/>
      <w:bookmarkStart w:id="498" w:name="software-quality-attributes"/>
      <w:bookmarkEnd w:id="496"/>
      <w:r>
        <w:lastRenderedPageBreak/>
        <w:t>3.6 Software Quality Attributes</w:t>
      </w:r>
      <w:bookmarkEnd w:id="497"/>
    </w:p>
    <w:p w14:paraId="5AFB6651" w14:textId="77777777" w:rsidR="00097D62" w:rsidRDefault="00097D62" w:rsidP="00097D62">
      <w:pPr>
        <w:numPr>
          <w:ilvl w:val="0"/>
          <w:numId w:val="18"/>
        </w:numPr>
        <w:spacing w:line="240" w:lineRule="auto"/>
      </w:pPr>
      <w:r>
        <w:t>Reliability</w:t>
      </w:r>
    </w:p>
    <w:p w14:paraId="799114C7" w14:textId="77777777" w:rsidR="00097D62" w:rsidRDefault="00097D62" w:rsidP="00097D62">
      <w:pPr>
        <w:numPr>
          <w:ilvl w:val="0"/>
          <w:numId w:val="18"/>
        </w:numPr>
        <w:spacing w:line="240" w:lineRule="auto"/>
      </w:pPr>
      <w:r>
        <w:t>Maintainability</w:t>
      </w:r>
    </w:p>
    <w:p w14:paraId="4DD710F3" w14:textId="77777777" w:rsidR="00097D62" w:rsidRDefault="00097D62" w:rsidP="00097D62">
      <w:pPr>
        <w:numPr>
          <w:ilvl w:val="0"/>
          <w:numId w:val="18"/>
        </w:numPr>
        <w:spacing w:line="240" w:lineRule="auto"/>
      </w:pPr>
      <w:r>
        <w:t>Portability</w:t>
      </w:r>
    </w:p>
    <w:p w14:paraId="4EB22174" w14:textId="77777777" w:rsidR="00097D62" w:rsidRDefault="00097D62" w:rsidP="00097D62">
      <w:pPr>
        <w:numPr>
          <w:ilvl w:val="0"/>
          <w:numId w:val="18"/>
        </w:numPr>
        <w:spacing w:line="240" w:lineRule="auto"/>
      </w:pPr>
      <w:r>
        <w:t>Testability</w:t>
      </w:r>
    </w:p>
    <w:p w14:paraId="22BA3D8D" w14:textId="77777777" w:rsidR="00097D62" w:rsidRDefault="00097D62" w:rsidP="00097D62">
      <w:pPr>
        <w:numPr>
          <w:ilvl w:val="0"/>
          <w:numId w:val="18"/>
        </w:numPr>
        <w:spacing w:line="240" w:lineRule="auto"/>
      </w:pPr>
      <w:r>
        <w:t>Unit testing - to be defined in test plan. The guideline is to &gt; test all units in the SW</w:t>
      </w:r>
    </w:p>
    <w:p w14:paraId="3F1DAEE6" w14:textId="50C9C64C" w:rsidR="00097D62" w:rsidRDefault="00097D62" w:rsidP="00097D62">
      <w:pPr>
        <w:numPr>
          <w:ilvl w:val="0"/>
          <w:numId w:val="18"/>
        </w:numPr>
        <w:spacing w:line="240" w:lineRule="auto"/>
      </w:pPr>
      <w:r>
        <w:t>Code coverage - guideline is to test as much as possible</w:t>
      </w:r>
      <w:bookmarkStart w:id="499" w:name="document-approval"/>
      <w:bookmarkEnd w:id="498"/>
    </w:p>
    <w:p w14:paraId="2182CF8C" w14:textId="77777777" w:rsidR="00FA447F" w:rsidRDefault="000A54FD">
      <w:pPr>
        <w:pStyle w:val="Heading1"/>
      </w:pPr>
      <w:bookmarkStart w:id="500" w:name="_Toc222106944"/>
      <w:bookmarkEnd w:id="499"/>
      <w:r>
        <w:t>4. Verification and Validation</w:t>
      </w:r>
      <w:bookmarkEnd w:id="500"/>
    </w:p>
    <w:p w14:paraId="326102E7" w14:textId="77777777" w:rsidR="00FA447F" w:rsidRDefault="000A54FD">
      <w:pPr>
        <w:pStyle w:val="Heading2"/>
      </w:pPr>
      <w:bookmarkStart w:id="501" w:name="_Toc222106945"/>
      <w:r>
        <w:t>4.1 Verification Methods</w:t>
      </w:r>
      <w:bookmarkEnd w:id="501"/>
    </w:p>
    <w:p w14:paraId="4EB937FA" w14:textId="77777777" w:rsidR="00FA447F" w:rsidRDefault="000A54FD">
      <w:r>
        <w:t>Per AOP-52, each requirement shall be verified using one or more of the following methods:</w:t>
      </w:r>
    </w:p>
    <w:tbl>
      <w:tblPr>
        <w:tblStyle w:val="LightGrid-Accent1"/>
        <w:tblW w:w="0" w:type="auto"/>
        <w:tblLook w:val="04A0" w:firstRow="1" w:lastRow="0" w:firstColumn="1" w:lastColumn="0" w:noHBand="0" w:noVBand="1"/>
      </w:tblPr>
      <w:tblGrid>
        <w:gridCol w:w="2874"/>
        <w:gridCol w:w="2869"/>
        <w:gridCol w:w="2877"/>
      </w:tblGrid>
      <w:tr w:rsidR="00FA447F" w14:paraId="57F0CFB5"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5466A" w14:textId="77777777" w:rsidR="00FA447F" w:rsidRDefault="000A54FD">
            <w:r>
              <w:t>Method</w:t>
            </w:r>
          </w:p>
        </w:tc>
        <w:tc>
          <w:tcPr>
            <w:tcW w:w="2880" w:type="dxa"/>
          </w:tcPr>
          <w:p w14:paraId="098B2D1F" w14:textId="77777777" w:rsidR="00FA447F" w:rsidRDefault="000A54FD">
            <w:pPr>
              <w:cnfStyle w:val="100000000000" w:firstRow="1" w:lastRow="0" w:firstColumn="0" w:lastColumn="0" w:oddVBand="0" w:evenVBand="0" w:oddHBand="0" w:evenHBand="0" w:firstRowFirstColumn="0" w:firstRowLastColumn="0" w:lastRowFirstColumn="0" w:lastRowLastColumn="0"/>
            </w:pPr>
            <w:r>
              <w:t>Code</w:t>
            </w:r>
          </w:p>
        </w:tc>
        <w:tc>
          <w:tcPr>
            <w:tcW w:w="2880" w:type="dxa"/>
          </w:tcPr>
          <w:p w14:paraId="3B4EC538" w14:textId="77777777" w:rsidR="00FA447F" w:rsidRDefault="000A54FD">
            <w:pPr>
              <w:cnfStyle w:val="100000000000" w:firstRow="1" w:lastRow="0" w:firstColumn="0" w:lastColumn="0" w:oddVBand="0" w:evenVBand="0" w:oddHBand="0" w:evenHBand="0" w:firstRowFirstColumn="0" w:firstRowLastColumn="0" w:lastRowFirstColumn="0" w:lastRowLastColumn="0"/>
            </w:pPr>
            <w:r>
              <w:t>Description</w:t>
            </w:r>
          </w:p>
        </w:tc>
      </w:tr>
      <w:tr w:rsidR="00FA447F" w14:paraId="630F40A6"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5D2ED7" w14:textId="77777777" w:rsidR="00FA447F" w:rsidRDefault="000A54FD">
            <w:r>
              <w:t>Test</w:t>
            </w:r>
          </w:p>
        </w:tc>
        <w:tc>
          <w:tcPr>
            <w:tcW w:w="2880" w:type="dxa"/>
          </w:tcPr>
          <w:p w14:paraId="2DDAD103" w14:textId="77777777" w:rsidR="00FA447F" w:rsidRDefault="000A54FD">
            <w:pPr>
              <w:cnfStyle w:val="000000100000" w:firstRow="0" w:lastRow="0" w:firstColumn="0" w:lastColumn="0" w:oddVBand="0" w:evenVBand="0" w:oddHBand="1" w:evenHBand="0" w:firstRowFirstColumn="0" w:firstRowLastColumn="0" w:lastRowFirstColumn="0" w:lastRowLastColumn="0"/>
            </w:pPr>
            <w:r>
              <w:t>T</w:t>
            </w:r>
          </w:p>
        </w:tc>
        <w:tc>
          <w:tcPr>
            <w:tcW w:w="2880" w:type="dxa"/>
          </w:tcPr>
          <w:p w14:paraId="3E9130F0" w14:textId="77777777" w:rsidR="00FA447F" w:rsidRDefault="000A54FD">
            <w:pPr>
              <w:cnfStyle w:val="000000100000" w:firstRow="0" w:lastRow="0" w:firstColumn="0" w:lastColumn="0" w:oddVBand="0" w:evenVBand="0" w:oddHBand="1" w:evenHBand="0" w:firstRowFirstColumn="0" w:firstRowLastColumn="0" w:lastRowFirstColumn="0" w:lastRowLastColumn="0"/>
            </w:pPr>
            <w:r>
              <w:t>Execute software under controlled conditions</w:t>
            </w:r>
          </w:p>
        </w:tc>
      </w:tr>
      <w:tr w:rsidR="00FA447F" w14:paraId="4E2E0191"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01BDC" w14:textId="77777777" w:rsidR="00FA447F" w:rsidRDefault="000A54FD">
            <w:r>
              <w:t>Inspection</w:t>
            </w:r>
          </w:p>
        </w:tc>
        <w:tc>
          <w:tcPr>
            <w:tcW w:w="2880" w:type="dxa"/>
          </w:tcPr>
          <w:p w14:paraId="5FA9B4EA" w14:textId="77777777" w:rsidR="00FA447F" w:rsidRDefault="000A54FD">
            <w:pPr>
              <w:cnfStyle w:val="000000010000" w:firstRow="0" w:lastRow="0" w:firstColumn="0" w:lastColumn="0" w:oddVBand="0" w:evenVBand="0" w:oddHBand="0" w:evenHBand="1" w:firstRowFirstColumn="0" w:firstRowLastColumn="0" w:lastRowFirstColumn="0" w:lastRowLastColumn="0"/>
            </w:pPr>
            <w:r>
              <w:t>I</w:t>
            </w:r>
          </w:p>
        </w:tc>
        <w:tc>
          <w:tcPr>
            <w:tcW w:w="2880" w:type="dxa"/>
          </w:tcPr>
          <w:p w14:paraId="0C8E67BA" w14:textId="77777777" w:rsidR="00FA447F" w:rsidRDefault="000A54FD">
            <w:pPr>
              <w:cnfStyle w:val="000000010000" w:firstRow="0" w:lastRow="0" w:firstColumn="0" w:lastColumn="0" w:oddVBand="0" w:evenVBand="0" w:oddHBand="0" w:evenHBand="1" w:firstRowFirstColumn="0" w:firstRowLastColumn="0" w:lastRowFirstColumn="0" w:lastRowLastColumn="0"/>
            </w:pPr>
            <w:r>
              <w:t>Visual examination of code/documentation</w:t>
            </w:r>
          </w:p>
        </w:tc>
      </w:tr>
      <w:tr w:rsidR="00FA447F" w14:paraId="141F14D7"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EFDF4" w14:textId="77777777" w:rsidR="00FA447F" w:rsidRDefault="000A54FD">
            <w:r>
              <w:t>Analysis</w:t>
            </w:r>
          </w:p>
        </w:tc>
        <w:tc>
          <w:tcPr>
            <w:tcW w:w="2880" w:type="dxa"/>
          </w:tcPr>
          <w:p w14:paraId="32615128" w14:textId="77777777" w:rsidR="00FA447F" w:rsidRDefault="000A54FD">
            <w:pPr>
              <w:cnfStyle w:val="000000100000" w:firstRow="0" w:lastRow="0" w:firstColumn="0" w:lastColumn="0" w:oddVBand="0" w:evenVBand="0" w:oddHBand="1" w:evenHBand="0" w:firstRowFirstColumn="0" w:firstRowLastColumn="0" w:lastRowFirstColumn="0" w:lastRowLastColumn="0"/>
            </w:pPr>
            <w:r>
              <w:t>A</w:t>
            </w:r>
          </w:p>
        </w:tc>
        <w:tc>
          <w:tcPr>
            <w:tcW w:w="2880" w:type="dxa"/>
          </w:tcPr>
          <w:p w14:paraId="5A734B5D" w14:textId="77777777" w:rsidR="00FA447F" w:rsidRDefault="000A54FD">
            <w:pPr>
              <w:cnfStyle w:val="000000100000" w:firstRow="0" w:lastRow="0" w:firstColumn="0" w:lastColumn="0" w:oddVBand="0" w:evenVBand="0" w:oddHBand="1" w:evenHBand="0" w:firstRowFirstColumn="0" w:firstRowLastColumn="0" w:lastRowFirstColumn="0" w:lastRowLastColumn="0"/>
            </w:pPr>
            <w:r>
              <w:t>Mathematical or logical analysis</w:t>
            </w:r>
          </w:p>
        </w:tc>
      </w:tr>
      <w:tr w:rsidR="00FA447F" w14:paraId="268BDA79"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F3EB8" w14:textId="77777777" w:rsidR="00FA447F" w:rsidRDefault="000A54FD">
            <w:r>
              <w:t>Demonstration</w:t>
            </w:r>
          </w:p>
        </w:tc>
        <w:tc>
          <w:tcPr>
            <w:tcW w:w="2880" w:type="dxa"/>
          </w:tcPr>
          <w:p w14:paraId="51C5DEAD" w14:textId="77777777" w:rsidR="00FA447F" w:rsidRDefault="000A54FD">
            <w:pPr>
              <w:cnfStyle w:val="000000010000" w:firstRow="0" w:lastRow="0" w:firstColumn="0" w:lastColumn="0" w:oddVBand="0" w:evenVBand="0" w:oddHBand="0" w:evenHBand="1" w:firstRowFirstColumn="0" w:firstRowLastColumn="0" w:lastRowFirstColumn="0" w:lastRowLastColumn="0"/>
            </w:pPr>
            <w:r>
              <w:t>D</w:t>
            </w:r>
          </w:p>
        </w:tc>
        <w:tc>
          <w:tcPr>
            <w:tcW w:w="2880" w:type="dxa"/>
          </w:tcPr>
          <w:p w14:paraId="2EFC77C7" w14:textId="77777777" w:rsidR="00FA447F" w:rsidRDefault="000A54FD">
            <w:pPr>
              <w:cnfStyle w:val="000000010000" w:firstRow="0" w:lastRow="0" w:firstColumn="0" w:lastColumn="0" w:oddVBand="0" w:evenVBand="0" w:oddHBand="0" w:evenHBand="1" w:firstRowFirstColumn="0" w:firstRowLastColumn="0" w:lastRowFirstColumn="0" w:lastRowLastColumn="0"/>
            </w:pPr>
            <w:r>
              <w:t>Operational demonstration</w:t>
            </w:r>
          </w:p>
        </w:tc>
      </w:tr>
    </w:tbl>
    <w:p w14:paraId="5E490AE1" w14:textId="77777777" w:rsidR="00FA447F" w:rsidRDefault="000A54FD">
      <w:pPr>
        <w:pStyle w:val="Heading2"/>
      </w:pPr>
      <w:bookmarkStart w:id="502" w:name="_Toc222106946"/>
      <w:r>
        <w:t>4.2 Validation Criteria</w:t>
      </w:r>
      <w:bookmarkEnd w:id="502"/>
    </w:p>
    <w:p w14:paraId="3333390C" w14:textId="77777777" w:rsidR="00FA447F" w:rsidRDefault="000A54FD">
      <w:r>
        <w:t>Validation confirms software meets operational needs and system requirements.</w:t>
      </w:r>
    </w:p>
    <w:p w14:paraId="4F205CFF" w14:textId="77777777" w:rsidR="00FA447F" w:rsidRDefault="000A54FD">
      <w:pPr>
        <w:pStyle w:val="Heading2"/>
      </w:pPr>
      <w:bookmarkStart w:id="503" w:name="_Toc222106947"/>
      <w:r>
        <w:t>4.3 Traceability Matrix</w:t>
      </w:r>
      <w:bookmarkEnd w:id="503"/>
    </w:p>
    <w:p w14:paraId="279C8219" w14:textId="77777777" w:rsidR="00FA447F" w:rsidRDefault="000A54FD">
      <w:r>
        <w:t>The Requirements Traceability Matrix (RTM) ensures bidirectional traceability between:</w:t>
      </w:r>
    </w:p>
    <w:p w14:paraId="073F6077" w14:textId="6B944639" w:rsidR="00FA447F" w:rsidRDefault="000A54FD">
      <w:pPr>
        <w:pStyle w:val="ListBullet"/>
      </w:pPr>
      <w:r>
        <w:t>Software requirements → Design elements</w:t>
      </w:r>
      <w:ins w:id="504" w:author="Erez Shabtai" w:date="2026-02-22T22:38:00Z" w16du:dateUtc="2026-02-22T20:38:00Z">
        <w:r w:rsidR="00F764EF">
          <w:t xml:space="preserve"> – will be filled in design document</w:t>
        </w:r>
      </w:ins>
    </w:p>
    <w:p w14:paraId="25647931" w14:textId="078FCF7F" w:rsidR="00FA447F" w:rsidRDefault="000A54FD">
      <w:pPr>
        <w:pStyle w:val="ListBullet"/>
      </w:pPr>
      <w:r>
        <w:t>Software requirements → Test</w:t>
      </w:r>
      <w:ins w:id="505" w:author="Erez Shabtai" w:date="2026-02-22T22:38:00Z" w16du:dateUtc="2026-02-22T20:38:00Z">
        <w:r w:rsidR="00F764EF">
          <w:t>ing</w:t>
        </w:r>
      </w:ins>
      <w:r>
        <w:t xml:space="preserve"> </w:t>
      </w:r>
      <w:del w:id="506" w:author="Erez Shabtai" w:date="2026-02-22T22:39:00Z" w16du:dateUtc="2026-02-22T20:39:00Z">
        <w:r w:rsidDel="00F764EF">
          <w:delText>cases</w:delText>
        </w:r>
      </w:del>
      <w:ins w:id="507" w:author="Erez Shabtai" w:date="2026-02-22T22:39:00Z" w16du:dateUtc="2026-02-22T20:39:00Z">
        <w:r w:rsidR="00F764EF">
          <w:t xml:space="preserve">document </w:t>
        </w:r>
      </w:ins>
      <w:ins w:id="508" w:author="Erez Shabtai" w:date="2026-02-22T22:38:00Z" w16du:dateUtc="2026-02-22T20:38:00Z">
        <w:r w:rsidR="00F764EF">
          <w:t>– will be filled in testing tocument</w:t>
        </w:r>
      </w:ins>
    </w:p>
    <w:p w14:paraId="1A8A1CFA" w14:textId="102EA61B" w:rsidR="00FA447F" w:rsidDel="00F764EF" w:rsidRDefault="000A54FD">
      <w:pPr>
        <w:pStyle w:val="ListBullet"/>
        <w:rPr>
          <w:del w:id="509" w:author="Erez Shabtai" w:date="2026-02-22T22:39:00Z" w16du:dateUtc="2026-02-22T20:39:00Z"/>
        </w:rPr>
      </w:pPr>
      <w:del w:id="510" w:author="Erez Shabtai" w:date="2026-02-22T22:39:00Z" w16du:dateUtc="2026-02-22T20:39:00Z">
        <w:r w:rsidDel="00F764EF">
          <w:delText>Test cases → Test results</w:delText>
        </w:r>
      </w:del>
    </w:p>
    <w:p w14:paraId="3F8663EF" w14:textId="48D622C8" w:rsidR="00FA447F" w:rsidRDefault="00FA447F"/>
    <w:p w14:paraId="21B49BBF" w14:textId="77777777" w:rsidR="00FA447F" w:rsidRDefault="000A54FD">
      <w:pPr>
        <w:pStyle w:val="Heading1"/>
        <w:rPr>
          <w:ins w:id="511" w:author="Erez Shabtai" w:date="2026-02-22T22:01:00Z" w16du:dateUtc="2026-02-22T20:01:00Z"/>
          <w:rtl/>
          <w:lang w:bidi="he-IL"/>
        </w:rPr>
      </w:pPr>
      <w:bookmarkStart w:id="512" w:name="_Toc222106948"/>
      <w:r>
        <w:t>5. Supporting Information</w:t>
      </w:r>
      <w:bookmarkEnd w:id="512"/>
    </w:p>
    <w:p w14:paraId="621A8A66" w14:textId="77777777" w:rsidR="00541D5E" w:rsidRDefault="00541D5E" w:rsidP="00541D5E">
      <w:pPr>
        <w:rPr>
          <w:ins w:id="513" w:author="Erez Shabtai" w:date="2026-02-22T22:01:00Z" w16du:dateUtc="2026-02-22T20:01:00Z"/>
          <w:rtl/>
          <w:lang w:bidi="he-IL"/>
        </w:rPr>
      </w:pPr>
    </w:p>
    <w:p w14:paraId="0D393544" w14:textId="3477F139" w:rsidR="00541D5E" w:rsidRDefault="00541D5E" w:rsidP="00541D5E">
      <w:pPr>
        <w:pStyle w:val="Heading2"/>
        <w:rPr>
          <w:ins w:id="514" w:author="Erez Shabtai" w:date="2026-02-22T22:02:00Z" w16du:dateUtc="2026-02-22T20:02:00Z"/>
        </w:rPr>
      </w:pPr>
      <w:ins w:id="515" w:author="Erez Shabtai" w:date="2026-02-22T22:02:00Z" w16du:dateUtc="2026-02-22T20:02:00Z">
        <w:r>
          <w:t>5.1 Definitions, Acronyms, and Abbreviations</w:t>
        </w:r>
      </w:ins>
    </w:p>
    <w:tbl>
      <w:tblPr>
        <w:tblStyle w:val="LightGrid-Accent1"/>
        <w:tblW w:w="0" w:type="auto"/>
        <w:tblLook w:val="04A0" w:firstRow="1" w:lastRow="0" w:firstColumn="1" w:lastColumn="0" w:noHBand="0" w:noVBand="1"/>
      </w:tblPr>
      <w:tblGrid>
        <w:gridCol w:w="4307"/>
        <w:gridCol w:w="4313"/>
      </w:tblGrid>
      <w:tr w:rsidR="00541D5E" w14:paraId="2B2CEC0B" w14:textId="77777777" w:rsidTr="001E3B0B">
        <w:trPr>
          <w:cnfStyle w:val="100000000000" w:firstRow="1" w:lastRow="0" w:firstColumn="0" w:lastColumn="0" w:oddVBand="0" w:evenVBand="0" w:oddHBand="0" w:evenHBand="0" w:firstRowFirstColumn="0" w:firstRowLastColumn="0" w:lastRowFirstColumn="0" w:lastRowLastColumn="0"/>
          <w:ins w:id="51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32C30E9D" w14:textId="77777777" w:rsidR="00541D5E" w:rsidRDefault="00541D5E" w:rsidP="001E3B0B">
            <w:pPr>
              <w:rPr>
                <w:ins w:id="517" w:author="Erez Shabtai" w:date="2026-02-22T22:01:00Z" w16du:dateUtc="2026-02-22T20:01:00Z"/>
              </w:rPr>
            </w:pPr>
            <w:ins w:id="518" w:author="Erez Shabtai" w:date="2026-02-22T22:01:00Z" w16du:dateUtc="2026-02-22T20:01:00Z">
              <w:r>
                <w:t>Term/Acronym</w:t>
              </w:r>
            </w:ins>
          </w:p>
        </w:tc>
        <w:tc>
          <w:tcPr>
            <w:tcW w:w="4320" w:type="dxa"/>
          </w:tcPr>
          <w:p w14:paraId="00147082" w14:textId="77777777" w:rsidR="00541D5E" w:rsidRDefault="00541D5E" w:rsidP="001E3B0B">
            <w:pPr>
              <w:cnfStyle w:val="100000000000" w:firstRow="1" w:lastRow="0" w:firstColumn="0" w:lastColumn="0" w:oddVBand="0" w:evenVBand="0" w:oddHBand="0" w:evenHBand="0" w:firstRowFirstColumn="0" w:firstRowLastColumn="0" w:lastRowFirstColumn="0" w:lastRowLastColumn="0"/>
              <w:rPr>
                <w:ins w:id="519" w:author="Erez Shabtai" w:date="2026-02-22T22:01:00Z" w16du:dateUtc="2026-02-22T20:01:00Z"/>
              </w:rPr>
            </w:pPr>
            <w:ins w:id="520" w:author="Erez Shabtai" w:date="2026-02-22T22:01:00Z" w16du:dateUtc="2026-02-22T20:01:00Z">
              <w:r>
                <w:t>Definition</w:t>
              </w:r>
            </w:ins>
          </w:p>
        </w:tc>
      </w:tr>
      <w:tr w:rsidR="00541D5E" w14:paraId="078121C0" w14:textId="77777777" w:rsidTr="001E3B0B">
        <w:trPr>
          <w:cnfStyle w:val="000000100000" w:firstRow="0" w:lastRow="0" w:firstColumn="0" w:lastColumn="0" w:oddVBand="0" w:evenVBand="0" w:oddHBand="1" w:evenHBand="0" w:firstRowFirstColumn="0" w:firstRowLastColumn="0" w:lastRowFirstColumn="0" w:lastRowLastColumn="0"/>
          <w:ins w:id="52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5681A0A" w14:textId="77777777" w:rsidR="00541D5E" w:rsidRDefault="00541D5E" w:rsidP="001E3B0B">
            <w:pPr>
              <w:rPr>
                <w:ins w:id="522" w:author="Erez Shabtai" w:date="2026-02-22T22:01:00Z" w16du:dateUtc="2026-02-22T20:01:00Z"/>
              </w:rPr>
            </w:pPr>
            <w:ins w:id="523" w:author="Erez Shabtai" w:date="2026-02-22T22:01:00Z" w16du:dateUtc="2026-02-22T20:01:00Z">
              <w:r>
                <w:lastRenderedPageBreak/>
                <w:t>ADC</w:t>
              </w:r>
            </w:ins>
          </w:p>
        </w:tc>
        <w:tc>
          <w:tcPr>
            <w:tcW w:w="4320" w:type="dxa"/>
          </w:tcPr>
          <w:p w14:paraId="35BBFA61"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24" w:author="Erez Shabtai" w:date="2026-02-22T22:01:00Z" w16du:dateUtc="2026-02-22T20:01:00Z"/>
              </w:rPr>
            </w:pPr>
            <w:ins w:id="525" w:author="Erez Shabtai" w:date="2026-02-22T22:01:00Z" w16du:dateUtc="2026-02-22T20:01:00Z">
              <w:r>
                <w:t>Analog-to-Digital Converter</w:t>
              </w:r>
            </w:ins>
          </w:p>
        </w:tc>
      </w:tr>
      <w:tr w:rsidR="00541D5E" w14:paraId="49BE10C0" w14:textId="77777777" w:rsidTr="001E3B0B">
        <w:trPr>
          <w:cnfStyle w:val="000000010000" w:firstRow="0" w:lastRow="0" w:firstColumn="0" w:lastColumn="0" w:oddVBand="0" w:evenVBand="0" w:oddHBand="0" w:evenHBand="1" w:firstRowFirstColumn="0" w:firstRowLastColumn="0" w:lastRowFirstColumn="0" w:lastRowLastColumn="0"/>
          <w:ins w:id="52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FF8734D" w14:textId="77777777" w:rsidR="00541D5E" w:rsidRDefault="00541D5E" w:rsidP="001E3B0B">
            <w:pPr>
              <w:rPr>
                <w:ins w:id="527" w:author="Erez Shabtai" w:date="2026-02-22T22:01:00Z" w16du:dateUtc="2026-02-22T20:01:00Z"/>
              </w:rPr>
            </w:pPr>
            <w:ins w:id="528" w:author="Erez Shabtai" w:date="2026-02-22T22:01:00Z" w16du:dateUtc="2026-02-22T20:01:00Z">
              <w:r>
                <w:t>API</w:t>
              </w:r>
            </w:ins>
          </w:p>
        </w:tc>
        <w:tc>
          <w:tcPr>
            <w:tcW w:w="4320" w:type="dxa"/>
          </w:tcPr>
          <w:p w14:paraId="796C45C8"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29" w:author="Erez Shabtai" w:date="2026-02-22T22:01:00Z" w16du:dateUtc="2026-02-22T20:01:00Z"/>
              </w:rPr>
            </w:pPr>
            <w:ins w:id="530" w:author="Erez Shabtai" w:date="2026-02-22T22:01:00Z" w16du:dateUtc="2026-02-22T20:01:00Z">
              <w:r>
                <w:t>Application Programming Interface</w:t>
              </w:r>
            </w:ins>
          </w:p>
        </w:tc>
      </w:tr>
      <w:tr w:rsidR="00541D5E" w14:paraId="4C9E8971" w14:textId="77777777" w:rsidTr="001E3B0B">
        <w:trPr>
          <w:cnfStyle w:val="000000100000" w:firstRow="0" w:lastRow="0" w:firstColumn="0" w:lastColumn="0" w:oddVBand="0" w:evenVBand="0" w:oddHBand="1" w:evenHBand="0" w:firstRowFirstColumn="0" w:firstRowLastColumn="0" w:lastRowFirstColumn="0" w:lastRowLastColumn="0"/>
          <w:ins w:id="53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1B9582C6" w14:textId="77777777" w:rsidR="00541D5E" w:rsidRDefault="00541D5E" w:rsidP="001E3B0B">
            <w:pPr>
              <w:rPr>
                <w:ins w:id="532" w:author="Erez Shabtai" w:date="2026-02-22T22:01:00Z" w16du:dateUtc="2026-02-22T20:01:00Z"/>
              </w:rPr>
            </w:pPr>
            <w:ins w:id="533" w:author="Erez Shabtai" w:date="2026-02-22T22:01:00Z" w16du:dateUtc="2026-02-22T20:01:00Z">
              <w:r>
                <w:t>AOP-52</w:t>
              </w:r>
            </w:ins>
          </w:p>
        </w:tc>
        <w:tc>
          <w:tcPr>
            <w:tcW w:w="4320" w:type="dxa"/>
          </w:tcPr>
          <w:p w14:paraId="51C6A46B"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34" w:author="Erez Shabtai" w:date="2026-02-22T22:01:00Z" w16du:dateUtc="2026-02-22T20:01:00Z"/>
              </w:rPr>
            </w:pPr>
            <w:ins w:id="535" w:author="Erez Shabtai" w:date="2026-02-22T22:01:00Z" w16du:dateUtc="2026-02-22T20:01:00Z">
              <w:r>
                <w:t>Allied Ordnance Publication 52 - Software Safety Assessment</w:t>
              </w:r>
            </w:ins>
          </w:p>
        </w:tc>
      </w:tr>
      <w:tr w:rsidR="00541D5E" w14:paraId="3A8C0FEC" w14:textId="77777777" w:rsidTr="001E3B0B">
        <w:trPr>
          <w:cnfStyle w:val="000000010000" w:firstRow="0" w:lastRow="0" w:firstColumn="0" w:lastColumn="0" w:oddVBand="0" w:evenVBand="0" w:oddHBand="0" w:evenHBand="1" w:firstRowFirstColumn="0" w:firstRowLastColumn="0" w:lastRowFirstColumn="0" w:lastRowLastColumn="0"/>
          <w:ins w:id="53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90B9574" w14:textId="77777777" w:rsidR="00541D5E" w:rsidRDefault="00541D5E" w:rsidP="001E3B0B">
            <w:pPr>
              <w:rPr>
                <w:ins w:id="537" w:author="Erez Shabtai" w:date="2026-02-22T22:01:00Z" w16du:dateUtc="2026-02-22T20:01:00Z"/>
              </w:rPr>
            </w:pPr>
            <w:ins w:id="538" w:author="Erez Shabtai" w:date="2026-02-22T22:01:00Z" w16du:dateUtc="2026-02-22T20:01:00Z">
              <w:r>
                <w:t>BIT</w:t>
              </w:r>
            </w:ins>
          </w:p>
        </w:tc>
        <w:tc>
          <w:tcPr>
            <w:tcW w:w="4320" w:type="dxa"/>
          </w:tcPr>
          <w:p w14:paraId="4C718870"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39" w:author="Erez Shabtai" w:date="2026-02-22T22:01:00Z" w16du:dateUtc="2026-02-22T20:01:00Z"/>
              </w:rPr>
            </w:pPr>
            <w:ins w:id="540" w:author="Erez Shabtai" w:date="2026-02-22T22:01:00Z" w16du:dateUtc="2026-02-22T20:01:00Z">
              <w:r>
                <w:t>Built-In Test</w:t>
              </w:r>
            </w:ins>
          </w:p>
        </w:tc>
      </w:tr>
      <w:tr w:rsidR="00541D5E" w14:paraId="51DE76D6" w14:textId="77777777" w:rsidTr="001E3B0B">
        <w:trPr>
          <w:cnfStyle w:val="000000100000" w:firstRow="0" w:lastRow="0" w:firstColumn="0" w:lastColumn="0" w:oddVBand="0" w:evenVBand="0" w:oddHBand="1" w:evenHBand="0" w:firstRowFirstColumn="0" w:firstRowLastColumn="0" w:lastRowFirstColumn="0" w:lastRowLastColumn="0"/>
          <w:ins w:id="54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2A4BA568" w14:textId="77777777" w:rsidR="00541D5E" w:rsidRDefault="00541D5E" w:rsidP="001E3B0B">
            <w:pPr>
              <w:rPr>
                <w:ins w:id="542" w:author="Erez Shabtai" w:date="2026-02-22T22:01:00Z" w16du:dateUtc="2026-02-22T20:01:00Z"/>
              </w:rPr>
            </w:pPr>
            <w:ins w:id="543" w:author="Erez Shabtai" w:date="2026-02-22T22:01:00Z" w16du:dateUtc="2026-02-22T20:01:00Z">
              <w:r>
                <w:t>CLI</w:t>
              </w:r>
            </w:ins>
          </w:p>
        </w:tc>
        <w:tc>
          <w:tcPr>
            <w:tcW w:w="4320" w:type="dxa"/>
          </w:tcPr>
          <w:p w14:paraId="33154400"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44" w:author="Erez Shabtai" w:date="2026-02-22T22:01:00Z" w16du:dateUtc="2026-02-22T20:01:00Z"/>
              </w:rPr>
            </w:pPr>
            <w:ins w:id="545" w:author="Erez Shabtai" w:date="2026-02-22T22:01:00Z" w16du:dateUtc="2026-02-22T20:01:00Z">
              <w:r>
                <w:t>Command Line Interface</w:t>
              </w:r>
            </w:ins>
          </w:p>
        </w:tc>
      </w:tr>
      <w:tr w:rsidR="00541D5E" w14:paraId="5606CA8D" w14:textId="77777777" w:rsidTr="001E3B0B">
        <w:trPr>
          <w:cnfStyle w:val="000000010000" w:firstRow="0" w:lastRow="0" w:firstColumn="0" w:lastColumn="0" w:oddVBand="0" w:evenVBand="0" w:oddHBand="0" w:evenHBand="1" w:firstRowFirstColumn="0" w:firstRowLastColumn="0" w:lastRowFirstColumn="0" w:lastRowLastColumn="0"/>
          <w:ins w:id="54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5E81CA7B" w14:textId="77777777" w:rsidR="00541D5E" w:rsidRDefault="00541D5E" w:rsidP="001E3B0B">
            <w:pPr>
              <w:rPr>
                <w:ins w:id="547" w:author="Erez Shabtai" w:date="2026-02-22T22:01:00Z" w16du:dateUtc="2026-02-22T20:01:00Z"/>
              </w:rPr>
            </w:pPr>
            <w:ins w:id="548" w:author="Erez Shabtai" w:date="2026-02-22T22:01:00Z" w16du:dateUtc="2026-02-22T20:01:00Z">
              <w:r>
                <w:t>DMA</w:t>
              </w:r>
            </w:ins>
          </w:p>
        </w:tc>
        <w:tc>
          <w:tcPr>
            <w:tcW w:w="4320" w:type="dxa"/>
          </w:tcPr>
          <w:p w14:paraId="3441A940"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49" w:author="Erez Shabtai" w:date="2026-02-22T22:01:00Z" w16du:dateUtc="2026-02-22T20:01:00Z"/>
              </w:rPr>
            </w:pPr>
            <w:ins w:id="550" w:author="Erez Shabtai" w:date="2026-02-22T22:01:00Z" w16du:dateUtc="2026-02-22T20:01:00Z">
              <w:r>
                <w:t>Direct Memory Access</w:t>
              </w:r>
            </w:ins>
          </w:p>
        </w:tc>
      </w:tr>
      <w:tr w:rsidR="00541D5E" w14:paraId="689E22D2" w14:textId="77777777" w:rsidTr="001E3B0B">
        <w:trPr>
          <w:cnfStyle w:val="000000100000" w:firstRow="0" w:lastRow="0" w:firstColumn="0" w:lastColumn="0" w:oddVBand="0" w:evenVBand="0" w:oddHBand="1" w:evenHBand="0" w:firstRowFirstColumn="0" w:firstRowLastColumn="0" w:lastRowFirstColumn="0" w:lastRowLastColumn="0"/>
          <w:ins w:id="55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5D9555F1" w14:textId="77777777" w:rsidR="00541D5E" w:rsidRDefault="00541D5E" w:rsidP="001E3B0B">
            <w:pPr>
              <w:rPr>
                <w:ins w:id="552" w:author="Erez Shabtai" w:date="2026-02-22T22:01:00Z" w16du:dateUtc="2026-02-22T20:01:00Z"/>
              </w:rPr>
            </w:pPr>
            <w:ins w:id="553" w:author="Erez Shabtai" w:date="2026-02-22T22:01:00Z" w16du:dateUtc="2026-02-22T20:01:00Z">
              <w:r>
                <w:t>FFT</w:t>
              </w:r>
            </w:ins>
          </w:p>
        </w:tc>
        <w:tc>
          <w:tcPr>
            <w:tcW w:w="4320" w:type="dxa"/>
          </w:tcPr>
          <w:p w14:paraId="450EECC5"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54" w:author="Erez Shabtai" w:date="2026-02-22T22:01:00Z" w16du:dateUtc="2026-02-22T20:01:00Z"/>
              </w:rPr>
            </w:pPr>
            <w:ins w:id="555" w:author="Erez Shabtai" w:date="2026-02-22T22:01:00Z" w16du:dateUtc="2026-02-22T20:01:00Z">
              <w:r>
                <w:t>Fast Fourier Transform</w:t>
              </w:r>
            </w:ins>
          </w:p>
        </w:tc>
      </w:tr>
      <w:tr w:rsidR="00541D5E" w14:paraId="23E808B5" w14:textId="77777777" w:rsidTr="001E3B0B">
        <w:trPr>
          <w:cnfStyle w:val="000000010000" w:firstRow="0" w:lastRow="0" w:firstColumn="0" w:lastColumn="0" w:oddVBand="0" w:evenVBand="0" w:oddHBand="0" w:evenHBand="1" w:firstRowFirstColumn="0" w:firstRowLastColumn="0" w:lastRowFirstColumn="0" w:lastRowLastColumn="0"/>
          <w:ins w:id="55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15AAC9A7" w14:textId="77777777" w:rsidR="00541D5E" w:rsidRDefault="00541D5E" w:rsidP="001E3B0B">
            <w:pPr>
              <w:rPr>
                <w:ins w:id="557" w:author="Erez Shabtai" w:date="2026-02-22T22:01:00Z" w16du:dateUtc="2026-02-22T20:01:00Z"/>
              </w:rPr>
            </w:pPr>
            <w:ins w:id="558" w:author="Erez Shabtai" w:date="2026-02-22T22:01:00Z" w16du:dateUtc="2026-02-22T20:01:00Z">
              <w:r>
                <w:t>FMEA</w:t>
              </w:r>
            </w:ins>
          </w:p>
        </w:tc>
        <w:tc>
          <w:tcPr>
            <w:tcW w:w="4320" w:type="dxa"/>
          </w:tcPr>
          <w:p w14:paraId="5406CCB4"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59" w:author="Erez Shabtai" w:date="2026-02-22T22:01:00Z" w16du:dateUtc="2026-02-22T20:01:00Z"/>
              </w:rPr>
            </w:pPr>
            <w:ins w:id="560" w:author="Erez Shabtai" w:date="2026-02-22T22:01:00Z" w16du:dateUtc="2026-02-22T20:01:00Z">
              <w:r>
                <w:t>Failure Mode and Effects Analysis</w:t>
              </w:r>
            </w:ins>
          </w:p>
        </w:tc>
      </w:tr>
      <w:tr w:rsidR="00541D5E" w14:paraId="0F9684B2" w14:textId="77777777" w:rsidTr="001E3B0B">
        <w:trPr>
          <w:cnfStyle w:val="000000100000" w:firstRow="0" w:lastRow="0" w:firstColumn="0" w:lastColumn="0" w:oddVBand="0" w:evenVBand="0" w:oddHBand="1" w:evenHBand="0" w:firstRowFirstColumn="0" w:firstRowLastColumn="0" w:lastRowFirstColumn="0" w:lastRowLastColumn="0"/>
          <w:ins w:id="56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17A2D023" w14:textId="77777777" w:rsidR="00541D5E" w:rsidRDefault="00541D5E" w:rsidP="001E3B0B">
            <w:pPr>
              <w:rPr>
                <w:ins w:id="562" w:author="Erez Shabtai" w:date="2026-02-22T22:01:00Z" w16du:dateUtc="2026-02-22T20:01:00Z"/>
              </w:rPr>
            </w:pPr>
            <w:ins w:id="563" w:author="Erez Shabtai" w:date="2026-02-22T22:01:00Z" w16du:dateUtc="2026-02-22T20:01:00Z">
              <w:r>
                <w:t>FRAM</w:t>
              </w:r>
            </w:ins>
          </w:p>
        </w:tc>
        <w:tc>
          <w:tcPr>
            <w:tcW w:w="4320" w:type="dxa"/>
          </w:tcPr>
          <w:p w14:paraId="5C179406"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64" w:author="Erez Shabtai" w:date="2026-02-22T22:01:00Z" w16du:dateUtc="2026-02-22T20:01:00Z"/>
              </w:rPr>
            </w:pPr>
            <w:ins w:id="565" w:author="Erez Shabtai" w:date="2026-02-22T22:01:00Z" w16du:dateUtc="2026-02-22T20:01:00Z">
              <w:r>
                <w:t>Ferroelectric Random Access Memory</w:t>
              </w:r>
            </w:ins>
          </w:p>
        </w:tc>
      </w:tr>
      <w:tr w:rsidR="00541D5E" w14:paraId="650F8985" w14:textId="77777777" w:rsidTr="001E3B0B">
        <w:trPr>
          <w:cnfStyle w:val="000000010000" w:firstRow="0" w:lastRow="0" w:firstColumn="0" w:lastColumn="0" w:oddVBand="0" w:evenVBand="0" w:oddHBand="0" w:evenHBand="1" w:firstRowFirstColumn="0" w:firstRowLastColumn="0" w:lastRowFirstColumn="0" w:lastRowLastColumn="0"/>
          <w:ins w:id="56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1C6D6454" w14:textId="77777777" w:rsidR="00541D5E" w:rsidRDefault="00541D5E" w:rsidP="001E3B0B">
            <w:pPr>
              <w:rPr>
                <w:ins w:id="567" w:author="Erez Shabtai" w:date="2026-02-22T22:01:00Z" w16du:dateUtc="2026-02-22T20:01:00Z"/>
              </w:rPr>
            </w:pPr>
            <w:ins w:id="568" w:author="Erez Shabtai" w:date="2026-02-22T22:01:00Z" w16du:dateUtc="2026-02-22T20:01:00Z">
              <w:r>
                <w:t>FTA</w:t>
              </w:r>
            </w:ins>
          </w:p>
        </w:tc>
        <w:tc>
          <w:tcPr>
            <w:tcW w:w="4320" w:type="dxa"/>
          </w:tcPr>
          <w:p w14:paraId="2BAE9ED1"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69" w:author="Erez Shabtai" w:date="2026-02-22T22:01:00Z" w16du:dateUtc="2026-02-22T20:01:00Z"/>
              </w:rPr>
            </w:pPr>
            <w:ins w:id="570" w:author="Erez Shabtai" w:date="2026-02-22T22:01:00Z" w16du:dateUtc="2026-02-22T20:01:00Z">
              <w:r>
                <w:t>Fault Tree Analysis</w:t>
              </w:r>
            </w:ins>
          </w:p>
        </w:tc>
      </w:tr>
      <w:tr w:rsidR="00541D5E" w14:paraId="631DBE1F" w14:textId="77777777" w:rsidTr="001E3B0B">
        <w:trPr>
          <w:cnfStyle w:val="000000100000" w:firstRow="0" w:lastRow="0" w:firstColumn="0" w:lastColumn="0" w:oddVBand="0" w:evenVBand="0" w:oddHBand="1" w:evenHBand="0" w:firstRowFirstColumn="0" w:firstRowLastColumn="0" w:lastRowFirstColumn="0" w:lastRowLastColumn="0"/>
          <w:ins w:id="57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201BAC1A" w14:textId="77777777" w:rsidR="00541D5E" w:rsidRDefault="00541D5E" w:rsidP="001E3B0B">
            <w:pPr>
              <w:rPr>
                <w:ins w:id="572" w:author="Erez Shabtai" w:date="2026-02-22T22:01:00Z" w16du:dateUtc="2026-02-22T20:01:00Z"/>
              </w:rPr>
            </w:pPr>
            <w:ins w:id="573" w:author="Erez Shabtai" w:date="2026-02-22T22:01:00Z" w16du:dateUtc="2026-02-22T20:01:00Z">
              <w:r>
                <w:t>GPIO</w:t>
              </w:r>
            </w:ins>
          </w:p>
        </w:tc>
        <w:tc>
          <w:tcPr>
            <w:tcW w:w="4320" w:type="dxa"/>
          </w:tcPr>
          <w:p w14:paraId="60A633CA"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74" w:author="Erez Shabtai" w:date="2026-02-22T22:01:00Z" w16du:dateUtc="2026-02-22T20:01:00Z"/>
              </w:rPr>
            </w:pPr>
            <w:ins w:id="575" w:author="Erez Shabtai" w:date="2026-02-22T22:01:00Z" w16du:dateUtc="2026-02-22T20:01:00Z">
              <w:r>
                <w:t>General Purpose Input/Output</w:t>
              </w:r>
            </w:ins>
          </w:p>
        </w:tc>
      </w:tr>
      <w:tr w:rsidR="00541D5E" w14:paraId="38B0F366" w14:textId="77777777" w:rsidTr="001E3B0B">
        <w:trPr>
          <w:cnfStyle w:val="000000010000" w:firstRow="0" w:lastRow="0" w:firstColumn="0" w:lastColumn="0" w:oddVBand="0" w:evenVBand="0" w:oddHBand="0" w:evenHBand="1" w:firstRowFirstColumn="0" w:firstRowLastColumn="0" w:lastRowFirstColumn="0" w:lastRowLastColumn="0"/>
          <w:ins w:id="57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0713A121" w14:textId="77777777" w:rsidR="00541D5E" w:rsidRDefault="00541D5E" w:rsidP="001E3B0B">
            <w:pPr>
              <w:rPr>
                <w:ins w:id="577" w:author="Erez Shabtai" w:date="2026-02-22T22:01:00Z" w16du:dateUtc="2026-02-22T20:01:00Z"/>
              </w:rPr>
            </w:pPr>
            <w:ins w:id="578" w:author="Erez Shabtai" w:date="2026-02-22T22:01:00Z" w16du:dateUtc="2026-02-22T20:01:00Z">
              <w:r>
                <w:t>HAL</w:t>
              </w:r>
            </w:ins>
          </w:p>
        </w:tc>
        <w:tc>
          <w:tcPr>
            <w:tcW w:w="4320" w:type="dxa"/>
          </w:tcPr>
          <w:p w14:paraId="171917C1"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79" w:author="Erez Shabtai" w:date="2026-02-22T22:01:00Z" w16du:dateUtc="2026-02-22T20:01:00Z"/>
              </w:rPr>
            </w:pPr>
            <w:ins w:id="580" w:author="Erez Shabtai" w:date="2026-02-22T22:01:00Z" w16du:dateUtc="2026-02-22T20:01:00Z">
              <w:r>
                <w:t>Hardware Abstraction Layer</w:t>
              </w:r>
            </w:ins>
          </w:p>
        </w:tc>
      </w:tr>
      <w:tr w:rsidR="00541D5E" w14:paraId="173F0529" w14:textId="77777777" w:rsidTr="001E3B0B">
        <w:trPr>
          <w:cnfStyle w:val="000000100000" w:firstRow="0" w:lastRow="0" w:firstColumn="0" w:lastColumn="0" w:oddVBand="0" w:evenVBand="0" w:oddHBand="1" w:evenHBand="0" w:firstRowFirstColumn="0" w:firstRowLastColumn="0" w:lastRowFirstColumn="0" w:lastRowLastColumn="0"/>
          <w:ins w:id="58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77650F1" w14:textId="77777777" w:rsidR="00541D5E" w:rsidRDefault="00541D5E" w:rsidP="001E3B0B">
            <w:pPr>
              <w:rPr>
                <w:ins w:id="582" w:author="Erez Shabtai" w:date="2026-02-22T22:01:00Z" w16du:dateUtc="2026-02-22T20:01:00Z"/>
              </w:rPr>
            </w:pPr>
            <w:ins w:id="583" w:author="Erez Shabtai" w:date="2026-02-22T22:01:00Z" w16du:dateUtc="2026-02-22T20:01:00Z">
              <w:r>
                <w:t>MISRA</w:t>
              </w:r>
            </w:ins>
          </w:p>
        </w:tc>
        <w:tc>
          <w:tcPr>
            <w:tcW w:w="4320" w:type="dxa"/>
          </w:tcPr>
          <w:p w14:paraId="110C12EF"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84" w:author="Erez Shabtai" w:date="2026-02-22T22:01:00Z" w16du:dateUtc="2026-02-22T20:01:00Z"/>
              </w:rPr>
            </w:pPr>
            <w:ins w:id="585" w:author="Erez Shabtai" w:date="2026-02-22T22:01:00Z" w16du:dateUtc="2026-02-22T20:01:00Z">
              <w:r>
                <w:t>Motor Industry Software Reliability Association (C/C++ coding standards)</w:t>
              </w:r>
            </w:ins>
          </w:p>
        </w:tc>
      </w:tr>
      <w:tr w:rsidR="00541D5E" w14:paraId="60AD725D" w14:textId="77777777" w:rsidTr="001E3B0B">
        <w:trPr>
          <w:cnfStyle w:val="000000010000" w:firstRow="0" w:lastRow="0" w:firstColumn="0" w:lastColumn="0" w:oddVBand="0" w:evenVBand="0" w:oddHBand="0" w:evenHBand="1" w:firstRowFirstColumn="0" w:firstRowLastColumn="0" w:lastRowFirstColumn="0" w:lastRowLastColumn="0"/>
          <w:ins w:id="58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67B5C16C" w14:textId="77777777" w:rsidR="00541D5E" w:rsidRDefault="00541D5E" w:rsidP="001E3B0B">
            <w:pPr>
              <w:rPr>
                <w:ins w:id="587" w:author="Erez Shabtai" w:date="2026-02-22T22:01:00Z" w16du:dateUtc="2026-02-22T20:01:00Z"/>
              </w:rPr>
            </w:pPr>
            <w:ins w:id="588" w:author="Erez Shabtai" w:date="2026-02-22T22:01:00Z" w16du:dateUtc="2026-02-22T20:01:00Z">
              <w:r>
                <w:t>MCU</w:t>
              </w:r>
            </w:ins>
          </w:p>
        </w:tc>
        <w:tc>
          <w:tcPr>
            <w:tcW w:w="4320" w:type="dxa"/>
          </w:tcPr>
          <w:p w14:paraId="42CA29AC"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89" w:author="Erez Shabtai" w:date="2026-02-22T22:01:00Z" w16du:dateUtc="2026-02-22T20:01:00Z"/>
              </w:rPr>
            </w:pPr>
            <w:ins w:id="590" w:author="Erez Shabtai" w:date="2026-02-22T22:01:00Z" w16du:dateUtc="2026-02-22T20:01:00Z">
              <w:r>
                <w:t>Microcontroller Unit</w:t>
              </w:r>
            </w:ins>
          </w:p>
        </w:tc>
      </w:tr>
      <w:tr w:rsidR="00541D5E" w14:paraId="4EB76AEC" w14:textId="77777777" w:rsidTr="001E3B0B">
        <w:trPr>
          <w:cnfStyle w:val="000000100000" w:firstRow="0" w:lastRow="0" w:firstColumn="0" w:lastColumn="0" w:oddVBand="0" w:evenVBand="0" w:oddHBand="1" w:evenHBand="0" w:firstRowFirstColumn="0" w:firstRowLastColumn="0" w:lastRowFirstColumn="0" w:lastRowLastColumn="0"/>
          <w:ins w:id="59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909538A" w14:textId="77777777" w:rsidR="00541D5E" w:rsidRDefault="00541D5E" w:rsidP="001E3B0B">
            <w:pPr>
              <w:rPr>
                <w:ins w:id="592" w:author="Erez Shabtai" w:date="2026-02-22T22:01:00Z" w16du:dateUtc="2026-02-22T20:01:00Z"/>
              </w:rPr>
            </w:pPr>
            <w:ins w:id="593" w:author="Erez Shabtai" w:date="2026-02-22T22:01:00Z" w16du:dateUtc="2026-02-22T20:01:00Z">
              <w:r>
                <w:t>PLL</w:t>
              </w:r>
            </w:ins>
          </w:p>
        </w:tc>
        <w:tc>
          <w:tcPr>
            <w:tcW w:w="4320" w:type="dxa"/>
          </w:tcPr>
          <w:p w14:paraId="75D6DBB3"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594" w:author="Erez Shabtai" w:date="2026-02-22T22:01:00Z" w16du:dateUtc="2026-02-22T20:01:00Z"/>
              </w:rPr>
            </w:pPr>
            <w:ins w:id="595" w:author="Erez Shabtai" w:date="2026-02-22T22:01:00Z" w16du:dateUtc="2026-02-22T20:01:00Z">
              <w:r>
                <w:t>Phase-Locked Loop</w:t>
              </w:r>
            </w:ins>
          </w:p>
        </w:tc>
      </w:tr>
      <w:tr w:rsidR="00541D5E" w14:paraId="4BFC0050" w14:textId="77777777" w:rsidTr="001E3B0B">
        <w:trPr>
          <w:cnfStyle w:val="000000010000" w:firstRow="0" w:lastRow="0" w:firstColumn="0" w:lastColumn="0" w:oddVBand="0" w:evenVBand="0" w:oddHBand="0" w:evenHBand="1" w:firstRowFirstColumn="0" w:firstRowLastColumn="0" w:lastRowFirstColumn="0" w:lastRowLastColumn="0"/>
          <w:ins w:id="59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6D8DB42D" w14:textId="77777777" w:rsidR="00541D5E" w:rsidRDefault="00541D5E" w:rsidP="001E3B0B">
            <w:pPr>
              <w:rPr>
                <w:ins w:id="597" w:author="Erez Shabtai" w:date="2026-02-22T22:01:00Z" w16du:dateUtc="2026-02-22T20:01:00Z"/>
              </w:rPr>
            </w:pPr>
            <w:ins w:id="598" w:author="Erez Shabtai" w:date="2026-02-22T22:01:00Z" w16du:dateUtc="2026-02-22T20:01:00Z">
              <w:r>
                <w:t>QSPI</w:t>
              </w:r>
            </w:ins>
          </w:p>
        </w:tc>
        <w:tc>
          <w:tcPr>
            <w:tcW w:w="4320" w:type="dxa"/>
          </w:tcPr>
          <w:p w14:paraId="70461762"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599" w:author="Erez Shabtai" w:date="2026-02-22T22:01:00Z" w16du:dateUtc="2026-02-22T20:01:00Z"/>
              </w:rPr>
            </w:pPr>
            <w:ins w:id="600" w:author="Erez Shabtai" w:date="2026-02-22T22:01:00Z" w16du:dateUtc="2026-02-22T20:01:00Z">
              <w:r>
                <w:t>Quad Serial Peripheral Interface</w:t>
              </w:r>
            </w:ins>
          </w:p>
        </w:tc>
      </w:tr>
      <w:tr w:rsidR="00541D5E" w14:paraId="6ADEEF20" w14:textId="77777777" w:rsidTr="001E3B0B">
        <w:trPr>
          <w:cnfStyle w:val="000000100000" w:firstRow="0" w:lastRow="0" w:firstColumn="0" w:lastColumn="0" w:oddVBand="0" w:evenVBand="0" w:oddHBand="1" w:evenHBand="0" w:firstRowFirstColumn="0" w:firstRowLastColumn="0" w:lastRowFirstColumn="0" w:lastRowLastColumn="0"/>
          <w:ins w:id="60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1DA4E4B1" w14:textId="77777777" w:rsidR="00541D5E" w:rsidRDefault="00541D5E" w:rsidP="001E3B0B">
            <w:pPr>
              <w:rPr>
                <w:ins w:id="602" w:author="Erez Shabtai" w:date="2026-02-22T22:01:00Z" w16du:dateUtc="2026-02-22T20:01:00Z"/>
              </w:rPr>
            </w:pPr>
            <w:ins w:id="603" w:author="Erez Shabtai" w:date="2026-02-22T22:01:00Z" w16du:dateUtc="2026-02-22T20:01:00Z">
              <w:r>
                <w:t>RTOS</w:t>
              </w:r>
            </w:ins>
          </w:p>
        </w:tc>
        <w:tc>
          <w:tcPr>
            <w:tcW w:w="4320" w:type="dxa"/>
          </w:tcPr>
          <w:p w14:paraId="59E615CB"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604" w:author="Erez Shabtai" w:date="2026-02-22T22:01:00Z" w16du:dateUtc="2026-02-22T20:01:00Z"/>
              </w:rPr>
            </w:pPr>
            <w:ins w:id="605" w:author="Erez Shabtai" w:date="2026-02-22T22:01:00Z" w16du:dateUtc="2026-02-22T20:01:00Z">
              <w:r>
                <w:t>Real-Time Operating System</w:t>
              </w:r>
            </w:ins>
          </w:p>
        </w:tc>
      </w:tr>
      <w:tr w:rsidR="00541D5E" w14:paraId="1E4AA3A6" w14:textId="77777777" w:rsidTr="001E3B0B">
        <w:trPr>
          <w:cnfStyle w:val="000000010000" w:firstRow="0" w:lastRow="0" w:firstColumn="0" w:lastColumn="0" w:oddVBand="0" w:evenVBand="0" w:oddHBand="0" w:evenHBand="1" w:firstRowFirstColumn="0" w:firstRowLastColumn="0" w:lastRowFirstColumn="0" w:lastRowLastColumn="0"/>
          <w:ins w:id="60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05888B6D" w14:textId="77777777" w:rsidR="00541D5E" w:rsidRDefault="00541D5E" w:rsidP="001E3B0B">
            <w:pPr>
              <w:rPr>
                <w:ins w:id="607" w:author="Erez Shabtai" w:date="2026-02-22T22:01:00Z" w16du:dateUtc="2026-02-22T20:01:00Z"/>
              </w:rPr>
            </w:pPr>
            <w:ins w:id="608" w:author="Erez Shabtai" w:date="2026-02-22T22:01:00Z" w16du:dateUtc="2026-02-22T20:01:00Z">
              <w:r>
                <w:t>SIL</w:t>
              </w:r>
            </w:ins>
          </w:p>
        </w:tc>
        <w:tc>
          <w:tcPr>
            <w:tcW w:w="4320" w:type="dxa"/>
          </w:tcPr>
          <w:p w14:paraId="62597E2E"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609" w:author="Erez Shabtai" w:date="2026-02-22T22:01:00Z" w16du:dateUtc="2026-02-22T20:01:00Z"/>
              </w:rPr>
            </w:pPr>
            <w:ins w:id="610" w:author="Erez Shabtai" w:date="2026-02-22T22:01:00Z" w16du:dateUtc="2026-02-22T20:01:00Z">
              <w:r>
                <w:t>Safety Integrity Level</w:t>
              </w:r>
            </w:ins>
          </w:p>
        </w:tc>
      </w:tr>
      <w:tr w:rsidR="00541D5E" w14:paraId="5A1CFE80" w14:textId="77777777" w:rsidTr="001E3B0B">
        <w:trPr>
          <w:cnfStyle w:val="000000100000" w:firstRow="0" w:lastRow="0" w:firstColumn="0" w:lastColumn="0" w:oddVBand="0" w:evenVBand="0" w:oddHBand="1" w:evenHBand="0" w:firstRowFirstColumn="0" w:firstRowLastColumn="0" w:lastRowFirstColumn="0" w:lastRowLastColumn="0"/>
          <w:ins w:id="61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3074D13A" w14:textId="77777777" w:rsidR="00541D5E" w:rsidRDefault="00541D5E" w:rsidP="001E3B0B">
            <w:pPr>
              <w:rPr>
                <w:ins w:id="612" w:author="Erez Shabtai" w:date="2026-02-22T22:01:00Z" w16du:dateUtc="2026-02-22T20:01:00Z"/>
              </w:rPr>
            </w:pPr>
            <w:ins w:id="613" w:author="Erez Shabtai" w:date="2026-02-22T22:01:00Z" w16du:dateUtc="2026-02-22T20:01:00Z">
              <w:r>
                <w:t>SPI</w:t>
              </w:r>
            </w:ins>
          </w:p>
        </w:tc>
        <w:tc>
          <w:tcPr>
            <w:tcW w:w="4320" w:type="dxa"/>
          </w:tcPr>
          <w:p w14:paraId="0C8B6136"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614" w:author="Erez Shabtai" w:date="2026-02-22T22:01:00Z" w16du:dateUtc="2026-02-22T20:01:00Z"/>
              </w:rPr>
            </w:pPr>
            <w:ins w:id="615" w:author="Erez Shabtai" w:date="2026-02-22T22:01:00Z" w16du:dateUtc="2026-02-22T20:01:00Z">
              <w:r>
                <w:t>Serial Peripheral Interface</w:t>
              </w:r>
            </w:ins>
          </w:p>
        </w:tc>
      </w:tr>
      <w:tr w:rsidR="00541D5E" w14:paraId="6CB10A1D" w14:textId="77777777" w:rsidTr="001E3B0B">
        <w:trPr>
          <w:cnfStyle w:val="000000010000" w:firstRow="0" w:lastRow="0" w:firstColumn="0" w:lastColumn="0" w:oddVBand="0" w:evenVBand="0" w:oddHBand="0" w:evenHBand="1" w:firstRowFirstColumn="0" w:firstRowLastColumn="0" w:lastRowFirstColumn="0" w:lastRowLastColumn="0"/>
          <w:ins w:id="61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255C62F2" w14:textId="77777777" w:rsidR="00541D5E" w:rsidRDefault="00541D5E" w:rsidP="001E3B0B">
            <w:pPr>
              <w:rPr>
                <w:ins w:id="617" w:author="Erez Shabtai" w:date="2026-02-22T22:01:00Z" w16du:dateUtc="2026-02-22T20:01:00Z"/>
              </w:rPr>
            </w:pPr>
            <w:ins w:id="618" w:author="Erez Shabtai" w:date="2026-02-22T22:01:00Z" w16du:dateUtc="2026-02-22T20:01:00Z">
              <w:r>
                <w:t>SSCI</w:t>
              </w:r>
            </w:ins>
          </w:p>
        </w:tc>
        <w:tc>
          <w:tcPr>
            <w:tcW w:w="4320" w:type="dxa"/>
          </w:tcPr>
          <w:p w14:paraId="644CADB6"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619" w:author="Erez Shabtai" w:date="2026-02-22T22:01:00Z" w16du:dateUtc="2026-02-22T20:01:00Z"/>
              </w:rPr>
            </w:pPr>
            <w:ins w:id="620" w:author="Erez Shabtai" w:date="2026-02-22T22:01:00Z" w16du:dateUtc="2026-02-22T20:01:00Z">
              <w:r>
                <w:t>Software Safety Criticality Index</w:t>
              </w:r>
            </w:ins>
          </w:p>
        </w:tc>
      </w:tr>
      <w:tr w:rsidR="00541D5E" w14:paraId="59571EB0" w14:textId="77777777" w:rsidTr="001E3B0B">
        <w:trPr>
          <w:cnfStyle w:val="000000100000" w:firstRow="0" w:lastRow="0" w:firstColumn="0" w:lastColumn="0" w:oddVBand="0" w:evenVBand="0" w:oddHBand="1" w:evenHBand="0" w:firstRowFirstColumn="0" w:firstRowLastColumn="0" w:lastRowFirstColumn="0" w:lastRowLastColumn="0"/>
          <w:ins w:id="62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5EDDE30F" w14:textId="77777777" w:rsidR="00541D5E" w:rsidRDefault="00541D5E" w:rsidP="001E3B0B">
            <w:pPr>
              <w:rPr>
                <w:ins w:id="622" w:author="Erez Shabtai" w:date="2026-02-22T22:01:00Z" w16du:dateUtc="2026-02-22T20:01:00Z"/>
              </w:rPr>
            </w:pPr>
            <w:ins w:id="623" w:author="Erez Shabtai" w:date="2026-02-22T22:01:00Z" w16du:dateUtc="2026-02-22T20:01:00Z">
              <w:r>
                <w:t>SRS</w:t>
              </w:r>
            </w:ins>
          </w:p>
        </w:tc>
        <w:tc>
          <w:tcPr>
            <w:tcW w:w="4320" w:type="dxa"/>
          </w:tcPr>
          <w:p w14:paraId="015C9F47"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624" w:author="Erez Shabtai" w:date="2026-02-22T22:01:00Z" w16du:dateUtc="2026-02-22T20:01:00Z"/>
              </w:rPr>
            </w:pPr>
            <w:ins w:id="625" w:author="Erez Shabtai" w:date="2026-02-22T22:01:00Z" w16du:dateUtc="2026-02-22T20:01:00Z">
              <w:r>
                <w:t>Software Requirements Specification</w:t>
              </w:r>
            </w:ins>
          </w:p>
        </w:tc>
      </w:tr>
      <w:tr w:rsidR="00541D5E" w14:paraId="4893EF33" w14:textId="77777777" w:rsidTr="001E3B0B">
        <w:trPr>
          <w:cnfStyle w:val="000000010000" w:firstRow="0" w:lastRow="0" w:firstColumn="0" w:lastColumn="0" w:oddVBand="0" w:evenVBand="0" w:oddHBand="0" w:evenHBand="1" w:firstRowFirstColumn="0" w:firstRowLastColumn="0" w:lastRowFirstColumn="0" w:lastRowLastColumn="0"/>
          <w:ins w:id="62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7E41331B" w14:textId="77777777" w:rsidR="00541D5E" w:rsidRDefault="00541D5E" w:rsidP="001E3B0B">
            <w:pPr>
              <w:rPr>
                <w:ins w:id="627" w:author="Erez Shabtai" w:date="2026-02-22T22:01:00Z" w16du:dateUtc="2026-02-22T20:01:00Z"/>
              </w:rPr>
            </w:pPr>
            <w:ins w:id="628" w:author="Erez Shabtai" w:date="2026-02-22T22:01:00Z" w16du:dateUtc="2026-02-22T20:01:00Z">
              <w:r>
                <w:t>UART</w:t>
              </w:r>
            </w:ins>
          </w:p>
        </w:tc>
        <w:tc>
          <w:tcPr>
            <w:tcW w:w="4320" w:type="dxa"/>
          </w:tcPr>
          <w:p w14:paraId="26529111"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629" w:author="Erez Shabtai" w:date="2026-02-22T22:01:00Z" w16du:dateUtc="2026-02-22T20:01:00Z"/>
              </w:rPr>
            </w:pPr>
            <w:ins w:id="630" w:author="Erez Shabtai" w:date="2026-02-22T22:01:00Z" w16du:dateUtc="2026-02-22T20:01:00Z">
              <w:r>
                <w:t>Universal Asynchronous Receiver/Transmitter</w:t>
              </w:r>
            </w:ins>
          </w:p>
        </w:tc>
      </w:tr>
      <w:tr w:rsidR="00541D5E" w14:paraId="23BAF9D5" w14:textId="77777777" w:rsidTr="001E3B0B">
        <w:trPr>
          <w:cnfStyle w:val="000000100000" w:firstRow="0" w:lastRow="0" w:firstColumn="0" w:lastColumn="0" w:oddVBand="0" w:evenVBand="0" w:oddHBand="1" w:evenHBand="0" w:firstRowFirstColumn="0" w:firstRowLastColumn="0" w:lastRowFirstColumn="0" w:lastRowLastColumn="0"/>
          <w:ins w:id="631"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6E4C4FF1" w14:textId="77777777" w:rsidR="00541D5E" w:rsidRDefault="00541D5E" w:rsidP="001E3B0B">
            <w:pPr>
              <w:rPr>
                <w:ins w:id="632" w:author="Erez Shabtai" w:date="2026-02-22T22:01:00Z" w16du:dateUtc="2026-02-22T20:01:00Z"/>
              </w:rPr>
            </w:pPr>
            <w:ins w:id="633" w:author="Erez Shabtai" w:date="2026-02-22T22:01:00Z" w16du:dateUtc="2026-02-22T20:01:00Z">
              <w:r>
                <w:t>USART</w:t>
              </w:r>
            </w:ins>
          </w:p>
        </w:tc>
        <w:tc>
          <w:tcPr>
            <w:tcW w:w="4320" w:type="dxa"/>
          </w:tcPr>
          <w:p w14:paraId="00A3B748" w14:textId="77777777" w:rsidR="00541D5E" w:rsidRDefault="00541D5E" w:rsidP="001E3B0B">
            <w:pPr>
              <w:cnfStyle w:val="000000100000" w:firstRow="0" w:lastRow="0" w:firstColumn="0" w:lastColumn="0" w:oddVBand="0" w:evenVBand="0" w:oddHBand="1" w:evenHBand="0" w:firstRowFirstColumn="0" w:firstRowLastColumn="0" w:lastRowFirstColumn="0" w:lastRowLastColumn="0"/>
              <w:rPr>
                <w:ins w:id="634" w:author="Erez Shabtai" w:date="2026-02-22T22:01:00Z" w16du:dateUtc="2026-02-22T20:01:00Z"/>
              </w:rPr>
            </w:pPr>
            <w:ins w:id="635" w:author="Erez Shabtai" w:date="2026-02-22T22:01:00Z" w16du:dateUtc="2026-02-22T20:01:00Z">
              <w:r>
                <w:t>Universal Synchronous/Asynchronous Receiver/Transmitter</w:t>
              </w:r>
            </w:ins>
          </w:p>
        </w:tc>
      </w:tr>
      <w:tr w:rsidR="00541D5E" w14:paraId="5716E631" w14:textId="77777777" w:rsidTr="001E3B0B">
        <w:trPr>
          <w:cnfStyle w:val="000000010000" w:firstRow="0" w:lastRow="0" w:firstColumn="0" w:lastColumn="0" w:oddVBand="0" w:evenVBand="0" w:oddHBand="0" w:evenHBand="1" w:firstRowFirstColumn="0" w:firstRowLastColumn="0" w:lastRowFirstColumn="0" w:lastRowLastColumn="0"/>
          <w:ins w:id="636" w:author="Erez Shabtai" w:date="2026-02-22T22:01:00Z"/>
        </w:trPr>
        <w:tc>
          <w:tcPr>
            <w:cnfStyle w:val="001000000000" w:firstRow="0" w:lastRow="0" w:firstColumn="1" w:lastColumn="0" w:oddVBand="0" w:evenVBand="0" w:oddHBand="0" w:evenHBand="0" w:firstRowFirstColumn="0" w:firstRowLastColumn="0" w:lastRowFirstColumn="0" w:lastRowLastColumn="0"/>
            <w:tcW w:w="4320" w:type="dxa"/>
          </w:tcPr>
          <w:p w14:paraId="570F2E74" w14:textId="77777777" w:rsidR="00541D5E" w:rsidRDefault="00541D5E" w:rsidP="001E3B0B">
            <w:pPr>
              <w:rPr>
                <w:ins w:id="637" w:author="Erez Shabtai" w:date="2026-02-22T22:01:00Z" w16du:dateUtc="2026-02-22T20:01:00Z"/>
              </w:rPr>
            </w:pPr>
            <w:ins w:id="638" w:author="Erez Shabtai" w:date="2026-02-22T22:01:00Z" w16du:dateUtc="2026-02-22T20:01:00Z">
              <w:r>
                <w:t>V&amp;V</w:t>
              </w:r>
            </w:ins>
          </w:p>
        </w:tc>
        <w:tc>
          <w:tcPr>
            <w:tcW w:w="4320" w:type="dxa"/>
          </w:tcPr>
          <w:p w14:paraId="7C7607D1" w14:textId="77777777" w:rsidR="00541D5E" w:rsidRDefault="00541D5E" w:rsidP="001E3B0B">
            <w:pPr>
              <w:cnfStyle w:val="000000010000" w:firstRow="0" w:lastRow="0" w:firstColumn="0" w:lastColumn="0" w:oddVBand="0" w:evenVBand="0" w:oddHBand="0" w:evenHBand="1" w:firstRowFirstColumn="0" w:firstRowLastColumn="0" w:lastRowFirstColumn="0" w:lastRowLastColumn="0"/>
              <w:rPr>
                <w:ins w:id="639" w:author="Erez Shabtai" w:date="2026-02-22T22:01:00Z" w16du:dateUtc="2026-02-22T20:01:00Z"/>
              </w:rPr>
            </w:pPr>
            <w:ins w:id="640" w:author="Erez Shabtai" w:date="2026-02-22T22:01:00Z" w16du:dateUtc="2026-02-22T20:01:00Z">
              <w:r>
                <w:t>Verification and Validation</w:t>
              </w:r>
            </w:ins>
          </w:p>
        </w:tc>
      </w:tr>
    </w:tbl>
    <w:p w14:paraId="712C1528" w14:textId="77777777" w:rsidR="00541D5E" w:rsidRDefault="00541D5E" w:rsidP="00541D5E">
      <w:pPr>
        <w:rPr>
          <w:ins w:id="641" w:author="Erez Shabtai" w:date="2026-02-22T22:01:00Z" w16du:dateUtc="2026-02-22T20:01:00Z"/>
          <w:rtl/>
          <w:lang w:bidi="he-IL"/>
        </w:rPr>
      </w:pPr>
    </w:p>
    <w:p w14:paraId="6CA54D4C" w14:textId="77777777" w:rsidR="00541D5E" w:rsidRDefault="00541D5E" w:rsidP="00541D5E">
      <w:pPr>
        <w:rPr>
          <w:ins w:id="642" w:author="Erez Shabtai" w:date="2026-02-22T22:01:00Z" w16du:dateUtc="2026-02-22T20:01:00Z"/>
          <w:rtl/>
          <w:lang w:bidi="he-IL"/>
        </w:rPr>
      </w:pPr>
    </w:p>
    <w:p w14:paraId="5E4B5F40" w14:textId="77777777" w:rsidR="00541D5E" w:rsidRPr="00541D5E" w:rsidRDefault="00541D5E">
      <w:pPr>
        <w:rPr>
          <w:lang w:bidi="he-IL"/>
        </w:rPr>
        <w:pPrChange w:id="643" w:author="Erez Shabtai" w:date="2026-02-22T22:01:00Z" w16du:dateUtc="2026-02-22T20:01:00Z">
          <w:pPr>
            <w:pStyle w:val="Heading1"/>
          </w:pPr>
        </w:pPrChange>
      </w:pPr>
    </w:p>
    <w:p w14:paraId="28C7B2A6" w14:textId="155082E1" w:rsidR="00FA447F" w:rsidRDefault="000A54FD">
      <w:pPr>
        <w:pStyle w:val="Heading2"/>
      </w:pPr>
      <w:bookmarkStart w:id="644" w:name="_Toc222106949"/>
      <w:r>
        <w:t>5.</w:t>
      </w:r>
      <w:del w:id="645" w:author="Erez Shabtai" w:date="2026-02-22T22:02:00Z" w16du:dateUtc="2026-02-22T20:02:00Z">
        <w:r w:rsidDel="00541D5E">
          <w:delText>1</w:delText>
        </w:r>
      </w:del>
      <w:ins w:id="646" w:author="Erez Shabtai" w:date="2026-02-22T22:02:00Z" w16du:dateUtc="2026-02-22T20:02:00Z">
        <w:r w:rsidR="00541D5E">
          <w:t>2</w:t>
        </w:r>
      </w:ins>
      <w:r>
        <w:t xml:space="preserve"> Appendices</w:t>
      </w:r>
      <w:bookmarkEnd w:id="644"/>
    </w:p>
    <w:p w14:paraId="101D4FFE" w14:textId="77777777" w:rsidR="00FA447F" w:rsidRDefault="000A54FD">
      <w:pPr>
        <w:pStyle w:val="Heading3"/>
      </w:pPr>
      <w:bookmarkStart w:id="647" w:name="_Toc222106950"/>
      <w:r>
        <w:t>Appendix A: Requirements Template</w:t>
      </w:r>
      <w:bookmarkEnd w:id="647"/>
    </w:p>
    <w:p w14:paraId="4F9273E7" w14:textId="77777777" w:rsidR="00FA447F" w:rsidRDefault="000A54FD">
      <w:r>
        <w:t>Use this template for documenting new requirements.</w:t>
      </w:r>
    </w:p>
    <w:p w14:paraId="40753A56" w14:textId="77777777" w:rsidR="00FA447F" w:rsidRDefault="000A54FD">
      <w:pPr>
        <w:pStyle w:val="Heading3"/>
      </w:pPr>
      <w:bookmarkStart w:id="648" w:name="_Toc222106951"/>
      <w:r>
        <w:t>Appendix B: Requirement Categories</w:t>
      </w:r>
      <w:bookmarkEnd w:id="648"/>
    </w:p>
    <w:tbl>
      <w:tblPr>
        <w:tblStyle w:val="LightGrid-Accent1"/>
        <w:tblW w:w="0" w:type="auto"/>
        <w:tblLook w:val="04A0" w:firstRow="1" w:lastRow="0" w:firstColumn="1" w:lastColumn="0" w:noHBand="0" w:noVBand="1"/>
      </w:tblPr>
      <w:tblGrid>
        <w:gridCol w:w="2871"/>
        <w:gridCol w:w="2874"/>
        <w:gridCol w:w="2875"/>
      </w:tblGrid>
      <w:tr w:rsidR="00FA447F" w14:paraId="4E80B60D"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BD1C7" w14:textId="77777777" w:rsidR="00FA447F" w:rsidRDefault="000A54FD">
            <w:r>
              <w:t>Prefix</w:t>
            </w:r>
          </w:p>
        </w:tc>
        <w:tc>
          <w:tcPr>
            <w:tcW w:w="2880" w:type="dxa"/>
          </w:tcPr>
          <w:p w14:paraId="33BBA5A5" w14:textId="77777777" w:rsidR="00FA447F" w:rsidRDefault="000A54FD">
            <w:pPr>
              <w:cnfStyle w:val="100000000000" w:firstRow="1" w:lastRow="0" w:firstColumn="0" w:lastColumn="0" w:oddVBand="0" w:evenVBand="0" w:oddHBand="0" w:evenHBand="0" w:firstRowFirstColumn="0" w:firstRowLastColumn="0" w:lastRowFirstColumn="0" w:lastRowLastColumn="0"/>
            </w:pPr>
            <w:r>
              <w:t>Category</w:t>
            </w:r>
          </w:p>
        </w:tc>
        <w:tc>
          <w:tcPr>
            <w:tcW w:w="2880" w:type="dxa"/>
          </w:tcPr>
          <w:p w14:paraId="40CE8993" w14:textId="77777777" w:rsidR="00FA447F" w:rsidRDefault="000A54FD">
            <w:pPr>
              <w:cnfStyle w:val="100000000000" w:firstRow="1" w:lastRow="0" w:firstColumn="0" w:lastColumn="0" w:oddVBand="0" w:evenVBand="0" w:oddHBand="0" w:evenHBand="0" w:firstRowFirstColumn="0" w:firstRowLastColumn="0" w:lastRowFirstColumn="0" w:lastRowLastColumn="0"/>
            </w:pPr>
            <w:r>
              <w:t>Description</w:t>
            </w:r>
          </w:p>
        </w:tc>
      </w:tr>
      <w:tr w:rsidR="00FA447F" w14:paraId="27907C2D"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4EEE8" w14:textId="77777777" w:rsidR="00FA447F" w:rsidRDefault="000A54FD">
            <w:r>
              <w:t>FUNC</w:t>
            </w:r>
          </w:p>
        </w:tc>
        <w:tc>
          <w:tcPr>
            <w:tcW w:w="2880" w:type="dxa"/>
          </w:tcPr>
          <w:p w14:paraId="15DE207D" w14:textId="77777777" w:rsidR="00FA447F" w:rsidRDefault="000A54FD">
            <w:pPr>
              <w:cnfStyle w:val="000000100000" w:firstRow="0" w:lastRow="0" w:firstColumn="0" w:lastColumn="0" w:oddVBand="0" w:evenVBand="0" w:oddHBand="1" w:evenHBand="0" w:firstRowFirstColumn="0" w:firstRowLastColumn="0" w:lastRowFirstColumn="0" w:lastRowLastColumn="0"/>
            </w:pPr>
            <w:r>
              <w:t>Functional</w:t>
            </w:r>
          </w:p>
        </w:tc>
        <w:tc>
          <w:tcPr>
            <w:tcW w:w="2880" w:type="dxa"/>
          </w:tcPr>
          <w:p w14:paraId="05910599" w14:textId="77777777" w:rsidR="00FA447F" w:rsidRDefault="000A54FD">
            <w:pPr>
              <w:cnfStyle w:val="000000100000" w:firstRow="0" w:lastRow="0" w:firstColumn="0" w:lastColumn="0" w:oddVBand="0" w:evenVBand="0" w:oddHBand="1" w:evenHBand="0" w:firstRowFirstColumn="0" w:firstRowLastColumn="0" w:lastRowFirstColumn="0" w:lastRowLastColumn="0"/>
            </w:pPr>
            <w:r>
              <w:t>What the software must do</w:t>
            </w:r>
          </w:p>
        </w:tc>
      </w:tr>
      <w:tr w:rsidR="00FA447F" w14:paraId="3B5708C2"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889A9" w14:textId="77777777" w:rsidR="00FA447F" w:rsidRDefault="000A54FD">
            <w:r>
              <w:t>PERF</w:t>
            </w:r>
          </w:p>
        </w:tc>
        <w:tc>
          <w:tcPr>
            <w:tcW w:w="2880" w:type="dxa"/>
          </w:tcPr>
          <w:p w14:paraId="15C604E5" w14:textId="77777777" w:rsidR="00FA447F" w:rsidRDefault="000A54FD">
            <w:pPr>
              <w:cnfStyle w:val="000000010000" w:firstRow="0" w:lastRow="0" w:firstColumn="0" w:lastColumn="0" w:oddVBand="0" w:evenVBand="0" w:oddHBand="0" w:evenHBand="1" w:firstRowFirstColumn="0" w:firstRowLastColumn="0" w:lastRowFirstColumn="0" w:lastRowLastColumn="0"/>
            </w:pPr>
            <w:r>
              <w:t>Performance</w:t>
            </w:r>
          </w:p>
        </w:tc>
        <w:tc>
          <w:tcPr>
            <w:tcW w:w="2880" w:type="dxa"/>
          </w:tcPr>
          <w:p w14:paraId="68B67944" w14:textId="77777777" w:rsidR="00FA447F" w:rsidRDefault="000A54FD">
            <w:pPr>
              <w:cnfStyle w:val="000000010000" w:firstRow="0" w:lastRow="0" w:firstColumn="0" w:lastColumn="0" w:oddVBand="0" w:evenVBand="0" w:oddHBand="0" w:evenHBand="1" w:firstRowFirstColumn="0" w:firstRowLastColumn="0" w:lastRowFirstColumn="0" w:lastRowLastColumn="0"/>
            </w:pPr>
            <w:r>
              <w:t>Speed, throughput, latency</w:t>
            </w:r>
          </w:p>
        </w:tc>
      </w:tr>
      <w:tr w:rsidR="00FA447F" w14:paraId="01535692"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7D944" w14:textId="77777777" w:rsidR="00FA447F" w:rsidRDefault="000A54FD">
            <w:r>
              <w:t>IF-HW</w:t>
            </w:r>
          </w:p>
        </w:tc>
        <w:tc>
          <w:tcPr>
            <w:tcW w:w="2880" w:type="dxa"/>
          </w:tcPr>
          <w:p w14:paraId="0356B091" w14:textId="77777777" w:rsidR="00FA447F" w:rsidRDefault="000A54FD">
            <w:pPr>
              <w:cnfStyle w:val="000000100000" w:firstRow="0" w:lastRow="0" w:firstColumn="0" w:lastColumn="0" w:oddVBand="0" w:evenVBand="0" w:oddHBand="1" w:evenHBand="0" w:firstRowFirstColumn="0" w:firstRowLastColumn="0" w:lastRowFirstColumn="0" w:lastRowLastColumn="0"/>
            </w:pPr>
            <w:r>
              <w:t>Hardware Interface</w:t>
            </w:r>
          </w:p>
        </w:tc>
        <w:tc>
          <w:tcPr>
            <w:tcW w:w="2880" w:type="dxa"/>
          </w:tcPr>
          <w:p w14:paraId="2FC05A42" w14:textId="77777777" w:rsidR="00FA447F" w:rsidRDefault="000A54FD">
            <w:pPr>
              <w:cnfStyle w:val="000000100000" w:firstRow="0" w:lastRow="0" w:firstColumn="0" w:lastColumn="0" w:oddVBand="0" w:evenVBand="0" w:oddHBand="1" w:evenHBand="0" w:firstRowFirstColumn="0" w:firstRowLastColumn="0" w:lastRowFirstColumn="0" w:lastRowLastColumn="0"/>
            </w:pPr>
            <w:r>
              <w:t>Hardware connections</w:t>
            </w:r>
          </w:p>
        </w:tc>
      </w:tr>
      <w:tr w:rsidR="00FA447F" w14:paraId="0A0ED810"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CC22D" w14:textId="77777777" w:rsidR="00FA447F" w:rsidRDefault="000A54FD">
            <w:r>
              <w:t>IF-SW</w:t>
            </w:r>
          </w:p>
        </w:tc>
        <w:tc>
          <w:tcPr>
            <w:tcW w:w="2880" w:type="dxa"/>
          </w:tcPr>
          <w:p w14:paraId="51223FD2" w14:textId="77777777" w:rsidR="00FA447F" w:rsidRDefault="000A54FD">
            <w:pPr>
              <w:cnfStyle w:val="000000010000" w:firstRow="0" w:lastRow="0" w:firstColumn="0" w:lastColumn="0" w:oddVBand="0" w:evenVBand="0" w:oddHBand="0" w:evenHBand="1" w:firstRowFirstColumn="0" w:firstRowLastColumn="0" w:lastRowFirstColumn="0" w:lastRowLastColumn="0"/>
            </w:pPr>
            <w:r>
              <w:t>Software Interface</w:t>
            </w:r>
          </w:p>
        </w:tc>
        <w:tc>
          <w:tcPr>
            <w:tcW w:w="2880" w:type="dxa"/>
          </w:tcPr>
          <w:p w14:paraId="29F729E4" w14:textId="77777777" w:rsidR="00FA447F" w:rsidRDefault="000A54FD">
            <w:pPr>
              <w:cnfStyle w:val="000000010000" w:firstRow="0" w:lastRow="0" w:firstColumn="0" w:lastColumn="0" w:oddVBand="0" w:evenVBand="0" w:oddHBand="0" w:evenHBand="1" w:firstRowFirstColumn="0" w:firstRowLastColumn="0" w:lastRowFirstColumn="0" w:lastRowLastColumn="0"/>
            </w:pPr>
            <w:r>
              <w:t>Software APIs</w:t>
            </w:r>
          </w:p>
        </w:tc>
      </w:tr>
      <w:tr w:rsidR="00FA447F" w14:paraId="53C4EC54"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3952E" w14:textId="77777777" w:rsidR="00FA447F" w:rsidRDefault="000A54FD">
            <w:r>
              <w:t>SAFE</w:t>
            </w:r>
          </w:p>
        </w:tc>
        <w:tc>
          <w:tcPr>
            <w:tcW w:w="2880" w:type="dxa"/>
          </w:tcPr>
          <w:p w14:paraId="30FF0ED5" w14:textId="77777777" w:rsidR="00FA447F" w:rsidRDefault="000A54FD">
            <w:pPr>
              <w:cnfStyle w:val="000000100000" w:firstRow="0" w:lastRow="0" w:firstColumn="0" w:lastColumn="0" w:oddVBand="0" w:evenVBand="0" w:oddHBand="1" w:evenHBand="0" w:firstRowFirstColumn="0" w:firstRowLastColumn="0" w:lastRowFirstColumn="0" w:lastRowLastColumn="0"/>
            </w:pPr>
            <w:r>
              <w:t>Safety</w:t>
            </w:r>
          </w:p>
        </w:tc>
        <w:tc>
          <w:tcPr>
            <w:tcW w:w="2880" w:type="dxa"/>
          </w:tcPr>
          <w:p w14:paraId="43E8C471" w14:textId="77777777" w:rsidR="00FA447F" w:rsidRDefault="000A54FD">
            <w:pPr>
              <w:cnfStyle w:val="000000100000" w:firstRow="0" w:lastRow="0" w:firstColumn="0" w:lastColumn="0" w:oddVBand="0" w:evenVBand="0" w:oddHBand="1" w:evenHBand="0" w:firstRowFirstColumn="0" w:firstRowLastColumn="0" w:lastRowFirstColumn="0" w:lastRowLastColumn="0"/>
            </w:pPr>
            <w:r>
              <w:t>Safety-critical requirements</w:t>
            </w:r>
          </w:p>
        </w:tc>
      </w:tr>
      <w:tr w:rsidR="00FA447F" w14:paraId="7B8C945D"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B4515" w14:textId="77777777" w:rsidR="00FA447F" w:rsidRDefault="000A54FD">
            <w:r>
              <w:t>SEC</w:t>
            </w:r>
          </w:p>
        </w:tc>
        <w:tc>
          <w:tcPr>
            <w:tcW w:w="2880" w:type="dxa"/>
          </w:tcPr>
          <w:p w14:paraId="7986060D" w14:textId="77777777" w:rsidR="00FA447F" w:rsidRDefault="000A54FD">
            <w:pPr>
              <w:cnfStyle w:val="000000010000" w:firstRow="0" w:lastRow="0" w:firstColumn="0" w:lastColumn="0" w:oddVBand="0" w:evenVBand="0" w:oddHBand="0" w:evenHBand="1" w:firstRowFirstColumn="0" w:firstRowLastColumn="0" w:lastRowFirstColumn="0" w:lastRowLastColumn="0"/>
            </w:pPr>
            <w:r>
              <w:t>Security</w:t>
            </w:r>
          </w:p>
        </w:tc>
        <w:tc>
          <w:tcPr>
            <w:tcW w:w="2880" w:type="dxa"/>
          </w:tcPr>
          <w:p w14:paraId="25A30F3E" w14:textId="77777777" w:rsidR="00FA447F" w:rsidRDefault="000A54FD">
            <w:pPr>
              <w:cnfStyle w:val="000000010000" w:firstRow="0" w:lastRow="0" w:firstColumn="0" w:lastColumn="0" w:oddVBand="0" w:evenVBand="0" w:oddHBand="0" w:evenHBand="1" w:firstRowFirstColumn="0" w:firstRowLastColumn="0" w:lastRowFirstColumn="0" w:lastRowLastColumn="0"/>
            </w:pPr>
            <w:r>
              <w:t>Authentication, encryption</w:t>
            </w:r>
          </w:p>
        </w:tc>
      </w:tr>
      <w:tr w:rsidR="00FA447F" w14:paraId="348D79A5"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4A1A1" w14:textId="77777777" w:rsidR="00FA447F" w:rsidRDefault="000A54FD">
            <w:r>
              <w:lastRenderedPageBreak/>
              <w:t>QUAL</w:t>
            </w:r>
          </w:p>
        </w:tc>
        <w:tc>
          <w:tcPr>
            <w:tcW w:w="2880" w:type="dxa"/>
          </w:tcPr>
          <w:p w14:paraId="2759826B" w14:textId="77777777" w:rsidR="00FA447F" w:rsidRDefault="000A54FD">
            <w:pPr>
              <w:cnfStyle w:val="000000100000" w:firstRow="0" w:lastRow="0" w:firstColumn="0" w:lastColumn="0" w:oddVBand="0" w:evenVBand="0" w:oddHBand="1" w:evenHBand="0" w:firstRowFirstColumn="0" w:firstRowLastColumn="0" w:lastRowFirstColumn="0" w:lastRowLastColumn="0"/>
            </w:pPr>
            <w:r>
              <w:t>Quality</w:t>
            </w:r>
          </w:p>
        </w:tc>
        <w:tc>
          <w:tcPr>
            <w:tcW w:w="2880" w:type="dxa"/>
          </w:tcPr>
          <w:p w14:paraId="2FED100C" w14:textId="77777777" w:rsidR="00FA447F" w:rsidRDefault="000A54FD">
            <w:pPr>
              <w:cnfStyle w:val="000000100000" w:firstRow="0" w:lastRow="0" w:firstColumn="0" w:lastColumn="0" w:oddVBand="0" w:evenVBand="0" w:oddHBand="1" w:evenHBand="0" w:firstRowFirstColumn="0" w:firstRowLastColumn="0" w:lastRowFirstColumn="0" w:lastRowLastColumn="0"/>
            </w:pPr>
            <w:r>
              <w:t>Reliability, maintainability</w:t>
            </w:r>
          </w:p>
        </w:tc>
      </w:tr>
    </w:tbl>
    <w:p w14:paraId="32808E40" w14:textId="77777777" w:rsidR="00FA447F" w:rsidRDefault="000A54FD">
      <w:pPr>
        <w:pStyle w:val="Heading3"/>
      </w:pPr>
      <w:bookmarkStart w:id="649" w:name="_Toc222106952"/>
      <w:r>
        <w:t>Appendix C: AOP-52 Compliance Checklist</w:t>
      </w:r>
      <w:bookmarkEnd w:id="649"/>
    </w:p>
    <w:p w14:paraId="08DE08E4" w14:textId="77777777" w:rsidR="00FA447F" w:rsidRDefault="000A54FD">
      <w:pPr>
        <w:pStyle w:val="ListBullet"/>
      </w:pPr>
      <w:r>
        <w:t>☑ Safety integrity level defined</w:t>
      </w:r>
    </w:p>
    <w:p w14:paraId="4907CBEC" w14:textId="77777777" w:rsidR="00FA447F" w:rsidRDefault="000A54FD">
      <w:pPr>
        <w:pStyle w:val="ListBullet"/>
      </w:pPr>
      <w:r>
        <w:t>☑ Safety requirements identified</w:t>
      </w:r>
    </w:p>
    <w:p w14:paraId="4B27064F" w14:textId="77777777" w:rsidR="00FA447F" w:rsidRDefault="000A54FD">
      <w:pPr>
        <w:pStyle w:val="ListBullet"/>
      </w:pPr>
      <w:r>
        <w:t>☑ Verification methods specified</w:t>
      </w:r>
    </w:p>
    <w:p w14:paraId="3329DBEB" w14:textId="2C4998DB" w:rsidR="00FA447F" w:rsidRDefault="000A54FD">
      <w:pPr>
        <w:pStyle w:val="ListBullet"/>
      </w:pPr>
      <w:r>
        <w:t xml:space="preserve">Traceability matrix </w:t>
      </w:r>
      <w:r w:rsidR="00F36051">
        <w:t>not needed at requirements</w:t>
      </w:r>
    </w:p>
    <w:p w14:paraId="67E68A54" w14:textId="77777777" w:rsidR="00FA447F" w:rsidRDefault="000A54FD">
      <w:pPr>
        <w:pStyle w:val="ListBullet"/>
      </w:pPr>
      <w:r>
        <w:t>☑ All requirements uniquely identified</w:t>
      </w:r>
    </w:p>
    <w:p w14:paraId="1255AF0E" w14:textId="77777777" w:rsidR="00FA447F" w:rsidRDefault="000A54FD">
      <w:pPr>
        <w:pStyle w:val="ListBullet"/>
      </w:pPr>
      <w:r>
        <w:t>☑ Requirements written as testable "shall" statements</w:t>
      </w:r>
    </w:p>
    <w:p w14:paraId="7C296D32" w14:textId="77777777" w:rsidR="00FA447F" w:rsidRDefault="000A54FD">
      <w:r>
        <w:br w:type="page"/>
      </w:r>
    </w:p>
    <w:p w14:paraId="5C4F1172" w14:textId="77777777" w:rsidR="00FA447F" w:rsidRDefault="000A54FD">
      <w:pPr>
        <w:pStyle w:val="Heading1"/>
      </w:pPr>
      <w:bookmarkStart w:id="650" w:name="_Toc222106953"/>
      <w:r>
        <w:lastRenderedPageBreak/>
        <w:t>Document Approval</w:t>
      </w:r>
      <w:bookmarkEnd w:id="650"/>
    </w:p>
    <w:p w14:paraId="605D2D09" w14:textId="77777777" w:rsidR="00FA447F" w:rsidRDefault="000A54FD">
      <w:r>
        <w:rPr>
          <w:b/>
        </w:rPr>
        <w:t>Prepared By:</w:t>
      </w:r>
    </w:p>
    <w:tbl>
      <w:tblPr>
        <w:tblStyle w:val="LightGrid-Accent1"/>
        <w:tblW w:w="0" w:type="auto"/>
        <w:tblLook w:val="04A0" w:firstRow="1" w:lastRow="0" w:firstColumn="1" w:lastColumn="0" w:noHBand="0" w:noVBand="1"/>
      </w:tblPr>
      <w:tblGrid>
        <w:gridCol w:w="2154"/>
        <w:gridCol w:w="2157"/>
        <w:gridCol w:w="2156"/>
        <w:gridCol w:w="2153"/>
      </w:tblGrid>
      <w:tr w:rsidR="00FA447F" w14:paraId="713DCE1C"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959E50" w14:textId="77777777" w:rsidR="00FA447F" w:rsidRDefault="000A54FD">
            <w:r>
              <w:t>Name</w:t>
            </w:r>
          </w:p>
        </w:tc>
        <w:tc>
          <w:tcPr>
            <w:tcW w:w="2160" w:type="dxa"/>
          </w:tcPr>
          <w:p w14:paraId="13E7606C" w14:textId="77777777" w:rsidR="00FA447F" w:rsidRDefault="000A54FD">
            <w:pPr>
              <w:cnfStyle w:val="100000000000" w:firstRow="1" w:lastRow="0" w:firstColumn="0" w:lastColumn="0" w:oddVBand="0" w:evenVBand="0" w:oddHBand="0" w:evenHBand="0" w:firstRowFirstColumn="0" w:firstRowLastColumn="0" w:lastRowFirstColumn="0" w:lastRowLastColumn="0"/>
            </w:pPr>
            <w:r>
              <w:t>Role</w:t>
            </w:r>
          </w:p>
        </w:tc>
        <w:tc>
          <w:tcPr>
            <w:tcW w:w="2160" w:type="dxa"/>
          </w:tcPr>
          <w:p w14:paraId="2E6ABE5E" w14:textId="77777777" w:rsidR="00FA447F" w:rsidRDefault="000A54FD">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14:paraId="5015D94A" w14:textId="77777777" w:rsidR="00FA447F" w:rsidRDefault="000A54FD">
            <w:pPr>
              <w:cnfStyle w:val="100000000000" w:firstRow="1" w:lastRow="0" w:firstColumn="0" w:lastColumn="0" w:oddVBand="0" w:evenVBand="0" w:oddHBand="0" w:evenHBand="0" w:firstRowFirstColumn="0" w:firstRowLastColumn="0" w:lastRowFirstColumn="0" w:lastRowLastColumn="0"/>
            </w:pPr>
            <w:r>
              <w:t>Date</w:t>
            </w:r>
          </w:p>
        </w:tc>
      </w:tr>
      <w:tr w:rsidR="00FA447F" w14:paraId="0F1A2D18"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190D64" w14:textId="77777777" w:rsidR="00FA447F" w:rsidRDefault="000A54FD">
            <w:r>
              <w:t>[Name]</w:t>
            </w:r>
          </w:p>
        </w:tc>
        <w:tc>
          <w:tcPr>
            <w:tcW w:w="2160" w:type="dxa"/>
          </w:tcPr>
          <w:p w14:paraId="3B23B408" w14:textId="77777777" w:rsidR="00FA447F" w:rsidRDefault="000A54FD">
            <w:pPr>
              <w:cnfStyle w:val="000000100000" w:firstRow="0" w:lastRow="0" w:firstColumn="0" w:lastColumn="0" w:oddVBand="0" w:evenVBand="0" w:oddHBand="1" w:evenHBand="0" w:firstRowFirstColumn="0" w:firstRowLastColumn="0" w:lastRowFirstColumn="0" w:lastRowLastColumn="0"/>
            </w:pPr>
            <w:r>
              <w:t>Requirements Engineer</w:t>
            </w:r>
          </w:p>
        </w:tc>
        <w:tc>
          <w:tcPr>
            <w:tcW w:w="2160" w:type="dxa"/>
          </w:tcPr>
          <w:p w14:paraId="63BE76BD"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c>
          <w:tcPr>
            <w:tcW w:w="2160" w:type="dxa"/>
          </w:tcPr>
          <w:p w14:paraId="1CDE16B7"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r>
    </w:tbl>
    <w:p w14:paraId="7A40B78C" w14:textId="77777777" w:rsidR="00FA447F" w:rsidRDefault="00FA447F"/>
    <w:p w14:paraId="1FCE8127" w14:textId="77777777" w:rsidR="00FA447F" w:rsidRDefault="000A54FD">
      <w:r>
        <w:rPr>
          <w:b/>
        </w:rPr>
        <w:t>Reviewed By:</w:t>
      </w:r>
    </w:p>
    <w:tbl>
      <w:tblPr>
        <w:tblStyle w:val="LightGrid-Accent1"/>
        <w:tblW w:w="0" w:type="auto"/>
        <w:tblLook w:val="04A0" w:firstRow="1" w:lastRow="0" w:firstColumn="1" w:lastColumn="0" w:noHBand="0" w:noVBand="1"/>
      </w:tblPr>
      <w:tblGrid>
        <w:gridCol w:w="2155"/>
        <w:gridCol w:w="2155"/>
        <w:gridCol w:w="2156"/>
        <w:gridCol w:w="2154"/>
      </w:tblGrid>
      <w:tr w:rsidR="00FA447F" w14:paraId="1ED28757"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3D826B" w14:textId="77777777" w:rsidR="00FA447F" w:rsidRDefault="000A54FD">
            <w:r>
              <w:t>Name</w:t>
            </w:r>
          </w:p>
        </w:tc>
        <w:tc>
          <w:tcPr>
            <w:tcW w:w="2160" w:type="dxa"/>
          </w:tcPr>
          <w:p w14:paraId="62C12720" w14:textId="77777777" w:rsidR="00FA447F" w:rsidRDefault="000A54FD">
            <w:pPr>
              <w:cnfStyle w:val="100000000000" w:firstRow="1" w:lastRow="0" w:firstColumn="0" w:lastColumn="0" w:oddVBand="0" w:evenVBand="0" w:oddHBand="0" w:evenHBand="0" w:firstRowFirstColumn="0" w:firstRowLastColumn="0" w:lastRowFirstColumn="0" w:lastRowLastColumn="0"/>
            </w:pPr>
            <w:r>
              <w:t>Role</w:t>
            </w:r>
          </w:p>
        </w:tc>
        <w:tc>
          <w:tcPr>
            <w:tcW w:w="2160" w:type="dxa"/>
          </w:tcPr>
          <w:p w14:paraId="2706D1D1" w14:textId="77777777" w:rsidR="00FA447F" w:rsidRDefault="000A54FD">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14:paraId="4BABF493" w14:textId="77777777" w:rsidR="00FA447F" w:rsidRDefault="000A54FD">
            <w:pPr>
              <w:cnfStyle w:val="100000000000" w:firstRow="1" w:lastRow="0" w:firstColumn="0" w:lastColumn="0" w:oddVBand="0" w:evenVBand="0" w:oddHBand="0" w:evenHBand="0" w:firstRowFirstColumn="0" w:firstRowLastColumn="0" w:lastRowFirstColumn="0" w:lastRowLastColumn="0"/>
            </w:pPr>
            <w:r>
              <w:t>Date</w:t>
            </w:r>
          </w:p>
        </w:tc>
      </w:tr>
      <w:tr w:rsidR="00FA447F" w14:paraId="396E28DC"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9EE994" w14:textId="77777777" w:rsidR="00FA447F" w:rsidRDefault="000A54FD">
            <w:r>
              <w:t>[Name]</w:t>
            </w:r>
          </w:p>
        </w:tc>
        <w:tc>
          <w:tcPr>
            <w:tcW w:w="2160" w:type="dxa"/>
          </w:tcPr>
          <w:p w14:paraId="2473857E" w14:textId="77777777" w:rsidR="00FA447F" w:rsidRDefault="000A54FD">
            <w:pPr>
              <w:cnfStyle w:val="000000100000" w:firstRow="0" w:lastRow="0" w:firstColumn="0" w:lastColumn="0" w:oddVBand="0" w:evenVBand="0" w:oddHBand="1" w:evenHBand="0" w:firstRowFirstColumn="0" w:firstRowLastColumn="0" w:lastRowFirstColumn="0" w:lastRowLastColumn="0"/>
            </w:pPr>
            <w:r>
              <w:t>Safety Engineer</w:t>
            </w:r>
          </w:p>
        </w:tc>
        <w:tc>
          <w:tcPr>
            <w:tcW w:w="2160" w:type="dxa"/>
          </w:tcPr>
          <w:p w14:paraId="7ED50B7C"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c>
          <w:tcPr>
            <w:tcW w:w="2160" w:type="dxa"/>
          </w:tcPr>
          <w:p w14:paraId="4E2696A5"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r>
      <w:tr w:rsidR="00FA447F" w14:paraId="5649CA6B"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224F7F" w14:textId="77777777" w:rsidR="00FA447F" w:rsidRDefault="000A54FD">
            <w:r>
              <w:t>[Name]</w:t>
            </w:r>
          </w:p>
        </w:tc>
        <w:tc>
          <w:tcPr>
            <w:tcW w:w="2160" w:type="dxa"/>
          </w:tcPr>
          <w:p w14:paraId="0950913C" w14:textId="77777777" w:rsidR="00FA447F" w:rsidRDefault="000A54FD">
            <w:pPr>
              <w:cnfStyle w:val="000000010000" w:firstRow="0" w:lastRow="0" w:firstColumn="0" w:lastColumn="0" w:oddVBand="0" w:evenVBand="0" w:oddHBand="0" w:evenHBand="1" w:firstRowFirstColumn="0" w:firstRowLastColumn="0" w:lastRowFirstColumn="0" w:lastRowLastColumn="0"/>
            </w:pPr>
            <w:r>
              <w:t>System Engineer</w:t>
            </w:r>
          </w:p>
        </w:tc>
        <w:tc>
          <w:tcPr>
            <w:tcW w:w="2160" w:type="dxa"/>
          </w:tcPr>
          <w:p w14:paraId="72E052F5" w14:textId="77777777" w:rsidR="00FA447F" w:rsidRDefault="00FA447F">
            <w:pPr>
              <w:cnfStyle w:val="000000010000" w:firstRow="0" w:lastRow="0" w:firstColumn="0" w:lastColumn="0" w:oddVBand="0" w:evenVBand="0" w:oddHBand="0" w:evenHBand="1" w:firstRowFirstColumn="0" w:firstRowLastColumn="0" w:lastRowFirstColumn="0" w:lastRowLastColumn="0"/>
            </w:pPr>
          </w:p>
        </w:tc>
        <w:tc>
          <w:tcPr>
            <w:tcW w:w="2160" w:type="dxa"/>
          </w:tcPr>
          <w:p w14:paraId="22DB68A2" w14:textId="77777777" w:rsidR="00FA447F" w:rsidRDefault="00FA447F">
            <w:pPr>
              <w:cnfStyle w:val="000000010000" w:firstRow="0" w:lastRow="0" w:firstColumn="0" w:lastColumn="0" w:oddVBand="0" w:evenVBand="0" w:oddHBand="0" w:evenHBand="1" w:firstRowFirstColumn="0" w:firstRowLastColumn="0" w:lastRowFirstColumn="0" w:lastRowLastColumn="0"/>
            </w:pPr>
          </w:p>
        </w:tc>
      </w:tr>
      <w:tr w:rsidR="00FA447F" w14:paraId="5E96C6AA"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E75438" w14:textId="77777777" w:rsidR="00FA447F" w:rsidRDefault="000A54FD">
            <w:r>
              <w:t>[Name]</w:t>
            </w:r>
          </w:p>
        </w:tc>
        <w:tc>
          <w:tcPr>
            <w:tcW w:w="2160" w:type="dxa"/>
          </w:tcPr>
          <w:p w14:paraId="3096D105" w14:textId="77777777" w:rsidR="00FA447F" w:rsidRDefault="000A54FD">
            <w:pPr>
              <w:cnfStyle w:val="000000100000" w:firstRow="0" w:lastRow="0" w:firstColumn="0" w:lastColumn="0" w:oddVBand="0" w:evenVBand="0" w:oddHBand="1" w:evenHBand="0" w:firstRowFirstColumn="0" w:firstRowLastColumn="0" w:lastRowFirstColumn="0" w:lastRowLastColumn="0"/>
            </w:pPr>
            <w:r>
              <w:t>Software Lead</w:t>
            </w:r>
          </w:p>
        </w:tc>
        <w:tc>
          <w:tcPr>
            <w:tcW w:w="2160" w:type="dxa"/>
          </w:tcPr>
          <w:p w14:paraId="24DD7D24"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c>
          <w:tcPr>
            <w:tcW w:w="2160" w:type="dxa"/>
          </w:tcPr>
          <w:p w14:paraId="60169D20"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r>
    </w:tbl>
    <w:p w14:paraId="59505321" w14:textId="77777777" w:rsidR="00FA447F" w:rsidRDefault="00FA447F"/>
    <w:p w14:paraId="7991FDFD" w14:textId="77777777" w:rsidR="00FA447F" w:rsidRDefault="000A54FD">
      <w:r>
        <w:rPr>
          <w:b/>
        </w:rPr>
        <w:t>Approved By:</w:t>
      </w:r>
    </w:p>
    <w:tbl>
      <w:tblPr>
        <w:tblStyle w:val="LightGrid-Accent1"/>
        <w:tblW w:w="0" w:type="auto"/>
        <w:tblLook w:val="04A0" w:firstRow="1" w:lastRow="0" w:firstColumn="1" w:lastColumn="0" w:noHBand="0" w:noVBand="1"/>
      </w:tblPr>
      <w:tblGrid>
        <w:gridCol w:w="2155"/>
        <w:gridCol w:w="2155"/>
        <w:gridCol w:w="2156"/>
        <w:gridCol w:w="2154"/>
      </w:tblGrid>
      <w:tr w:rsidR="00FA447F" w14:paraId="0CFD1E6D" w14:textId="77777777" w:rsidTr="00FA4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C9CD6A" w14:textId="77777777" w:rsidR="00FA447F" w:rsidRDefault="000A54FD">
            <w:r>
              <w:t>Name</w:t>
            </w:r>
          </w:p>
        </w:tc>
        <w:tc>
          <w:tcPr>
            <w:tcW w:w="2160" w:type="dxa"/>
          </w:tcPr>
          <w:p w14:paraId="08DA5B1D" w14:textId="77777777" w:rsidR="00FA447F" w:rsidRDefault="000A54FD">
            <w:pPr>
              <w:cnfStyle w:val="100000000000" w:firstRow="1" w:lastRow="0" w:firstColumn="0" w:lastColumn="0" w:oddVBand="0" w:evenVBand="0" w:oddHBand="0" w:evenHBand="0" w:firstRowFirstColumn="0" w:firstRowLastColumn="0" w:lastRowFirstColumn="0" w:lastRowLastColumn="0"/>
            </w:pPr>
            <w:r>
              <w:t>Role</w:t>
            </w:r>
          </w:p>
        </w:tc>
        <w:tc>
          <w:tcPr>
            <w:tcW w:w="2160" w:type="dxa"/>
          </w:tcPr>
          <w:p w14:paraId="3BE627E6" w14:textId="77777777" w:rsidR="00FA447F" w:rsidRDefault="000A54FD">
            <w:pPr>
              <w:cnfStyle w:val="100000000000" w:firstRow="1" w:lastRow="0" w:firstColumn="0" w:lastColumn="0" w:oddVBand="0" w:evenVBand="0" w:oddHBand="0" w:evenHBand="0" w:firstRowFirstColumn="0" w:firstRowLastColumn="0" w:lastRowFirstColumn="0" w:lastRowLastColumn="0"/>
            </w:pPr>
            <w:r>
              <w:t>Signature</w:t>
            </w:r>
          </w:p>
        </w:tc>
        <w:tc>
          <w:tcPr>
            <w:tcW w:w="2160" w:type="dxa"/>
          </w:tcPr>
          <w:p w14:paraId="07957D85" w14:textId="77777777" w:rsidR="00FA447F" w:rsidRDefault="000A54FD">
            <w:pPr>
              <w:cnfStyle w:val="100000000000" w:firstRow="1" w:lastRow="0" w:firstColumn="0" w:lastColumn="0" w:oddVBand="0" w:evenVBand="0" w:oddHBand="0" w:evenHBand="0" w:firstRowFirstColumn="0" w:firstRowLastColumn="0" w:lastRowFirstColumn="0" w:lastRowLastColumn="0"/>
            </w:pPr>
            <w:r>
              <w:t>Date</w:t>
            </w:r>
          </w:p>
        </w:tc>
      </w:tr>
      <w:tr w:rsidR="00FA447F" w14:paraId="312E806D" w14:textId="77777777" w:rsidTr="00FA4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84FD88" w14:textId="77777777" w:rsidR="00FA447F" w:rsidRDefault="000A54FD">
            <w:r>
              <w:t>[Name]</w:t>
            </w:r>
          </w:p>
        </w:tc>
        <w:tc>
          <w:tcPr>
            <w:tcW w:w="2160" w:type="dxa"/>
          </w:tcPr>
          <w:p w14:paraId="39FF449D" w14:textId="77777777" w:rsidR="00FA447F" w:rsidRDefault="000A54FD">
            <w:pPr>
              <w:cnfStyle w:val="000000100000" w:firstRow="0" w:lastRow="0" w:firstColumn="0" w:lastColumn="0" w:oddVBand="0" w:evenVBand="0" w:oddHBand="1" w:evenHBand="0" w:firstRowFirstColumn="0" w:firstRowLastColumn="0" w:lastRowFirstColumn="0" w:lastRowLastColumn="0"/>
            </w:pPr>
            <w:r>
              <w:t>Project Manager</w:t>
            </w:r>
          </w:p>
        </w:tc>
        <w:tc>
          <w:tcPr>
            <w:tcW w:w="2160" w:type="dxa"/>
          </w:tcPr>
          <w:p w14:paraId="10F81EB1"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c>
          <w:tcPr>
            <w:tcW w:w="2160" w:type="dxa"/>
          </w:tcPr>
          <w:p w14:paraId="19BE361C" w14:textId="77777777" w:rsidR="00FA447F" w:rsidRDefault="00FA447F">
            <w:pPr>
              <w:cnfStyle w:val="000000100000" w:firstRow="0" w:lastRow="0" w:firstColumn="0" w:lastColumn="0" w:oddVBand="0" w:evenVBand="0" w:oddHBand="1" w:evenHBand="0" w:firstRowFirstColumn="0" w:firstRowLastColumn="0" w:lastRowFirstColumn="0" w:lastRowLastColumn="0"/>
            </w:pPr>
          </w:p>
        </w:tc>
      </w:tr>
      <w:tr w:rsidR="00FA447F" w14:paraId="05C080B6" w14:textId="77777777" w:rsidTr="00FA44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01AE89" w14:textId="77777777" w:rsidR="00FA447F" w:rsidRDefault="000A54FD">
            <w:r>
              <w:t>[Name]</w:t>
            </w:r>
          </w:p>
        </w:tc>
        <w:tc>
          <w:tcPr>
            <w:tcW w:w="2160" w:type="dxa"/>
          </w:tcPr>
          <w:p w14:paraId="3B91AEE9" w14:textId="77777777" w:rsidR="00FA447F" w:rsidRDefault="000A54FD">
            <w:pPr>
              <w:cnfStyle w:val="000000010000" w:firstRow="0" w:lastRow="0" w:firstColumn="0" w:lastColumn="0" w:oddVBand="0" w:evenVBand="0" w:oddHBand="0" w:evenHBand="1" w:firstRowFirstColumn="0" w:firstRowLastColumn="0" w:lastRowFirstColumn="0" w:lastRowLastColumn="0"/>
            </w:pPr>
            <w:r>
              <w:t>Quality Manager</w:t>
            </w:r>
          </w:p>
        </w:tc>
        <w:tc>
          <w:tcPr>
            <w:tcW w:w="2160" w:type="dxa"/>
          </w:tcPr>
          <w:p w14:paraId="5EF0051F" w14:textId="77777777" w:rsidR="00FA447F" w:rsidRDefault="00FA447F">
            <w:pPr>
              <w:cnfStyle w:val="000000010000" w:firstRow="0" w:lastRow="0" w:firstColumn="0" w:lastColumn="0" w:oddVBand="0" w:evenVBand="0" w:oddHBand="0" w:evenHBand="1" w:firstRowFirstColumn="0" w:firstRowLastColumn="0" w:lastRowFirstColumn="0" w:lastRowLastColumn="0"/>
            </w:pPr>
          </w:p>
        </w:tc>
        <w:tc>
          <w:tcPr>
            <w:tcW w:w="2160" w:type="dxa"/>
          </w:tcPr>
          <w:p w14:paraId="3901665B" w14:textId="77777777" w:rsidR="00FA447F" w:rsidRDefault="00FA447F">
            <w:pPr>
              <w:cnfStyle w:val="000000010000" w:firstRow="0" w:lastRow="0" w:firstColumn="0" w:lastColumn="0" w:oddVBand="0" w:evenVBand="0" w:oddHBand="0" w:evenHBand="1" w:firstRowFirstColumn="0" w:firstRowLastColumn="0" w:lastRowFirstColumn="0" w:lastRowLastColumn="0"/>
            </w:pPr>
          </w:p>
        </w:tc>
      </w:tr>
    </w:tbl>
    <w:p w14:paraId="45167CD1" w14:textId="77777777" w:rsidR="00FA447F" w:rsidRDefault="00FA447F"/>
    <w:p w14:paraId="0ABF2855" w14:textId="77777777" w:rsidR="00FA447F" w:rsidRDefault="00FA447F"/>
    <w:p w14:paraId="627B0684" w14:textId="77777777" w:rsidR="00FA447F" w:rsidRDefault="000A54FD">
      <w:r>
        <w:rPr>
          <w:i/>
          <w:sz w:val="18"/>
        </w:rPr>
        <w:t>This template complies with:</w:t>
      </w:r>
    </w:p>
    <w:p w14:paraId="24B5D44A" w14:textId="77777777" w:rsidR="00FA447F" w:rsidRDefault="000A54FD">
      <w:pPr>
        <w:pStyle w:val="ListBullet"/>
      </w:pPr>
      <w:r>
        <w:rPr>
          <w:sz w:val="18"/>
        </w:rPr>
        <w:t>• NATO AOP-52: Software Safety Assessment</w:t>
      </w:r>
    </w:p>
    <w:p w14:paraId="6E9DE8A8" w14:textId="77777777" w:rsidR="00FA447F" w:rsidRDefault="000A54FD">
      <w:pPr>
        <w:pStyle w:val="ListBullet"/>
      </w:pPr>
      <w:r>
        <w:rPr>
          <w:sz w:val="18"/>
        </w:rPr>
        <w:t>• IEC 61508: Functional Safety</w:t>
      </w:r>
    </w:p>
    <w:p w14:paraId="3AF363B3" w14:textId="77777777" w:rsidR="00FA447F" w:rsidRDefault="000A54FD">
      <w:pPr>
        <w:pStyle w:val="ListBullet"/>
      </w:pPr>
      <w:r>
        <w:rPr>
          <w:sz w:val="18"/>
        </w:rPr>
        <w:t>• IEEE 830-1998: Software Requirements Specifications</w:t>
      </w:r>
    </w:p>
    <w:sectPr w:rsidR="00FA447F"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rez Shabtai" w:date="2026-02-22T21:56:00Z" w:initials="ES">
    <w:p w14:paraId="59E2E436" w14:textId="77777777" w:rsidR="00541D5E" w:rsidRDefault="00541D5E" w:rsidP="00541D5E">
      <w:pPr>
        <w:pStyle w:val="CommentText"/>
      </w:pPr>
      <w:r>
        <w:rPr>
          <w:rStyle w:val="CommentReference"/>
        </w:rPr>
        <w:annotationRef/>
      </w:r>
      <w:r>
        <w:rPr>
          <w:rtl/>
          <w:lang w:bidi="he-IL"/>
        </w:rPr>
        <w:t>לעדכן שם פרויקט - רוני?</w:t>
      </w:r>
    </w:p>
  </w:comment>
  <w:comment w:id="5" w:author="Roni Shamsian" w:date="2026-02-23T07:42:00Z" w:initials="RS">
    <w:p w14:paraId="17263663" w14:textId="77777777" w:rsidR="001F3CD3" w:rsidRDefault="001F3CD3" w:rsidP="001F3CD3">
      <w:pPr>
        <w:pStyle w:val="CommentText"/>
      </w:pPr>
      <w:r>
        <w:rPr>
          <w:rStyle w:val="CommentReference"/>
        </w:rPr>
        <w:annotationRef/>
      </w:r>
      <w:r>
        <w:t>Advance Noga Sensor</w:t>
      </w:r>
    </w:p>
  </w:comment>
  <w:comment w:id="6" w:author="Erez Shabtai" w:date="2026-03-09T10:28:00Z" w:initials="ES">
    <w:p w14:paraId="3A02A7A6" w14:textId="77777777" w:rsidR="00523CD5" w:rsidRDefault="00523CD5" w:rsidP="00523CD5">
      <w:pPr>
        <w:pStyle w:val="CommentText"/>
      </w:pPr>
      <w:r>
        <w:rPr>
          <w:rStyle w:val="CommentReference"/>
        </w:rPr>
        <w:annotationRef/>
      </w:r>
      <w:r>
        <w:t>Done</w:t>
      </w:r>
    </w:p>
  </w:comment>
  <w:comment w:id="58" w:author="Erez Shabtai" w:date="2026-02-22T21:58:00Z" w:initials="ES">
    <w:p w14:paraId="74423CC6" w14:textId="70A6DE16" w:rsidR="00541D5E" w:rsidRDefault="00541D5E" w:rsidP="00541D5E">
      <w:pPr>
        <w:pStyle w:val="CommentText"/>
        <w:rPr>
          <w:lang w:bidi="he-IL"/>
        </w:rPr>
      </w:pPr>
      <w:r>
        <w:rPr>
          <w:rStyle w:val="CommentReference"/>
        </w:rPr>
        <w:annotationRef/>
      </w:r>
      <w:r>
        <w:rPr>
          <w:rtl/>
          <w:lang w:bidi="he-IL"/>
        </w:rPr>
        <w:t>רוני - לעדכן לגבי הקונקטור</w:t>
      </w:r>
    </w:p>
  </w:comment>
  <w:comment w:id="356" w:author="Ehud Fishler" w:date="2026-03-04T10:58:00Z" w:initials="EF">
    <w:p w14:paraId="32B680BD" w14:textId="77777777" w:rsidR="00A01306" w:rsidRDefault="00A01306" w:rsidP="00A01306">
      <w:pPr>
        <w:pStyle w:val="CommentText"/>
        <w:rPr>
          <w:lang w:bidi="he-IL"/>
        </w:rPr>
      </w:pPr>
      <w:r>
        <w:rPr>
          <w:rStyle w:val="CommentReference"/>
        </w:rPr>
        <w:annotationRef/>
      </w:r>
      <w:r>
        <w:t>Not only frequency but entire configuration (chirp and all its related parameters)</w:t>
      </w:r>
    </w:p>
  </w:comment>
  <w:comment w:id="357" w:author="Erez Shabtai" w:date="2026-03-09T10:32:00Z" w:initials="ES">
    <w:p w14:paraId="13593310" w14:textId="77777777" w:rsidR="001472B6" w:rsidRDefault="001472B6" w:rsidP="001472B6">
      <w:pPr>
        <w:pStyle w:val="CommentText"/>
      </w:pPr>
      <w:r>
        <w:rPr>
          <w:rStyle w:val="CommentReference"/>
        </w:rPr>
        <w:annotationRef/>
      </w:r>
      <w:r>
        <w:t>Done</w:t>
      </w:r>
    </w:p>
  </w:comment>
  <w:comment w:id="377" w:author="Ehud Fishler" w:date="2026-03-04T12:42:00Z" w:initials="EF">
    <w:p w14:paraId="396A575E" w14:textId="77777777" w:rsidR="00FD12A2" w:rsidRDefault="00FD12A2" w:rsidP="00FD12A2">
      <w:pPr>
        <w:pStyle w:val="CommentText"/>
      </w:pPr>
      <w:r>
        <w:rPr>
          <w:rStyle w:val="CommentReference"/>
        </w:rPr>
        <w:annotationRef/>
      </w:r>
      <w:r>
        <w:t>Need to define better what should be the output of the algorithm. Is it time to reach the defined height? Some software function should actually “pull the trigger”.</w:t>
      </w:r>
    </w:p>
  </w:comment>
  <w:comment w:id="378" w:author="Erez Shabtai" w:date="2026-03-09T10:35:00Z" w:initials="ES">
    <w:p w14:paraId="1A6CC3EF" w14:textId="77777777" w:rsidR="001472B6" w:rsidRDefault="001472B6" w:rsidP="001472B6">
      <w:pPr>
        <w:pStyle w:val="CommentText"/>
      </w:pPr>
      <w:r>
        <w:rPr>
          <w:rStyle w:val="CommentReference"/>
        </w:rPr>
        <w:annotationRef/>
      </w:r>
      <w:r>
        <w:t>See note</w:t>
      </w:r>
    </w:p>
  </w:comment>
  <w:comment w:id="424" w:author="Ehud Fishler" w:date="2026-03-04T12:44:00Z" w:initials="EF">
    <w:p w14:paraId="18B4F82D" w14:textId="77777777" w:rsidR="00FD12A2" w:rsidRDefault="00FD12A2" w:rsidP="00FD12A2">
      <w:pPr>
        <w:pStyle w:val="CommentText"/>
      </w:pPr>
      <w:r>
        <w:rPr>
          <w:rStyle w:val="CommentReference"/>
        </w:rPr>
        <w:annotationRef/>
      </w:r>
      <w:r>
        <w:t>Need to define what the PLL BIT will do.</w:t>
      </w:r>
    </w:p>
  </w:comment>
  <w:comment w:id="425" w:author="Erez Shabtai" w:date="2026-03-09T10:36:00Z" w:initials="ES">
    <w:p w14:paraId="283A0785" w14:textId="77777777" w:rsidR="001472B6" w:rsidRDefault="001472B6" w:rsidP="001472B6">
      <w:pPr>
        <w:pStyle w:val="CommentText"/>
      </w:pPr>
      <w:r>
        <w:rPr>
          <w:rStyle w:val="CommentReference"/>
        </w:rPr>
        <w:annotationRef/>
      </w:r>
      <w:r>
        <w:t>True</w:t>
      </w:r>
    </w:p>
  </w:comment>
  <w:comment w:id="456" w:author="Ehud Fishler" w:date="2026-03-04T12:54:00Z" w:initials="EF">
    <w:p w14:paraId="45838DF0" w14:textId="77777777" w:rsidR="000146B3" w:rsidRDefault="000146B3" w:rsidP="000146B3">
      <w:pPr>
        <w:pStyle w:val="CommentText"/>
      </w:pPr>
      <w:r>
        <w:rPr>
          <w:rStyle w:val="CommentReference"/>
        </w:rPr>
        <w:annotationRef/>
      </w:r>
      <w:r>
        <w:t>32*184=5888</w:t>
      </w:r>
      <w:r>
        <w:rPr>
          <w:rtl/>
          <w:lang w:bidi="he-IL"/>
        </w:rPr>
        <w:t xml:space="preserve"> </w:t>
      </w:r>
      <w:r>
        <w:t xml:space="preserve"> samples. But I prefer that the buffer will be filled continuously for 2100 microseconds at the sampling rate of 3.35Msps, which becomes 7000 samples. It the algorithm will skip the samples between active chirps.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E2E436" w15:done="0"/>
  <w15:commentEx w15:paraId="17263663" w15:paraIdParent="59E2E436" w15:done="0"/>
  <w15:commentEx w15:paraId="3A02A7A6" w15:paraIdParent="59E2E436" w15:done="0"/>
  <w15:commentEx w15:paraId="74423CC6" w15:done="0"/>
  <w15:commentEx w15:paraId="32B680BD" w15:done="0"/>
  <w15:commentEx w15:paraId="13593310" w15:paraIdParent="32B680BD" w15:done="0"/>
  <w15:commentEx w15:paraId="396A575E" w15:done="0"/>
  <w15:commentEx w15:paraId="1A6CC3EF" w15:paraIdParent="396A575E" w15:done="0"/>
  <w15:commentEx w15:paraId="18B4F82D" w15:done="0"/>
  <w15:commentEx w15:paraId="283A0785" w15:paraIdParent="18B4F82D" w15:done="0"/>
  <w15:commentEx w15:paraId="45838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746829" w16cex:dateUtc="2026-02-22T19:56:00Z"/>
  <w16cex:commentExtensible w16cex:durableId="39D18664" w16cex:dateUtc="2026-02-23T05:42:00Z"/>
  <w16cex:commentExtensible w16cex:durableId="122FE925" w16cex:dateUtc="2026-03-09T08:28:00Z"/>
  <w16cex:commentExtensible w16cex:durableId="53A3D531" w16cex:dateUtc="2026-02-22T19:58:00Z"/>
  <w16cex:commentExtensible w16cex:durableId="65C16526" w16cex:dateUtc="2026-03-04T08:58:00Z"/>
  <w16cex:commentExtensible w16cex:durableId="4C87CB9C" w16cex:dateUtc="2026-03-09T08:32:00Z"/>
  <w16cex:commentExtensible w16cex:durableId="60E5AD99" w16cex:dateUtc="2026-03-04T10:42:00Z"/>
  <w16cex:commentExtensible w16cex:durableId="7066A9FA" w16cex:dateUtc="2026-03-09T08:35:00Z"/>
  <w16cex:commentExtensible w16cex:durableId="1F2D90E7" w16cex:dateUtc="2026-03-04T10:44:00Z"/>
  <w16cex:commentExtensible w16cex:durableId="31D58504" w16cex:dateUtc="2026-03-09T08:36:00Z"/>
  <w16cex:commentExtensible w16cex:durableId="113D4FFD" w16cex:dateUtc="2026-03-04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E2E436" w16cid:durableId="19746829"/>
  <w16cid:commentId w16cid:paraId="17263663" w16cid:durableId="39D18664"/>
  <w16cid:commentId w16cid:paraId="3A02A7A6" w16cid:durableId="122FE925"/>
  <w16cid:commentId w16cid:paraId="74423CC6" w16cid:durableId="53A3D531"/>
  <w16cid:commentId w16cid:paraId="32B680BD" w16cid:durableId="65C16526"/>
  <w16cid:commentId w16cid:paraId="13593310" w16cid:durableId="4C87CB9C"/>
  <w16cid:commentId w16cid:paraId="396A575E" w16cid:durableId="60E5AD99"/>
  <w16cid:commentId w16cid:paraId="1A6CC3EF" w16cid:durableId="7066A9FA"/>
  <w16cid:commentId w16cid:paraId="18B4F82D" w16cid:durableId="1F2D90E7"/>
  <w16cid:commentId w16cid:paraId="283A0785" w16cid:durableId="31D58504"/>
  <w16cid:commentId w16cid:paraId="45838DF0" w16cid:durableId="113D4F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D86D8A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9BCAA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7818C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4CB06F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0A99421"/>
    <w:multiLevelType w:val="multilevel"/>
    <w:tmpl w:val="E6780DC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711"/>
    <w:multiLevelType w:val="multilevel"/>
    <w:tmpl w:val="E79865C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3" w15:restartNumberingAfterBreak="0">
    <w:nsid w:val="0D9B35E3"/>
    <w:multiLevelType w:val="hybridMultilevel"/>
    <w:tmpl w:val="FFF85F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5827186"/>
    <w:multiLevelType w:val="hybridMultilevel"/>
    <w:tmpl w:val="6D26CE46"/>
    <w:lvl w:ilvl="0" w:tplc="4916531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D771E14"/>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29834333">
    <w:abstractNumId w:val="8"/>
  </w:num>
  <w:num w:numId="2" w16cid:durableId="2000424505">
    <w:abstractNumId w:val="6"/>
  </w:num>
  <w:num w:numId="3" w16cid:durableId="1089542175">
    <w:abstractNumId w:val="5"/>
  </w:num>
  <w:num w:numId="4" w16cid:durableId="521169967">
    <w:abstractNumId w:val="4"/>
  </w:num>
  <w:num w:numId="5" w16cid:durableId="491608493">
    <w:abstractNumId w:val="15"/>
  </w:num>
  <w:num w:numId="6" w16cid:durableId="1142842195">
    <w:abstractNumId w:val="3"/>
  </w:num>
  <w:num w:numId="7" w16cid:durableId="1956213075">
    <w:abstractNumId w:val="2"/>
  </w:num>
  <w:num w:numId="8" w16cid:durableId="1960795209">
    <w:abstractNumId w:val="1"/>
  </w:num>
  <w:num w:numId="9" w16cid:durableId="1009482342">
    <w:abstractNumId w:val="0"/>
  </w:num>
  <w:num w:numId="10" w16cid:durableId="818573501">
    <w:abstractNumId w:val="15"/>
    <w:lvlOverride w:ilvl="0">
      <w:startOverride w:val="1"/>
    </w:lvlOverride>
  </w:num>
  <w:num w:numId="11" w16cid:durableId="270630621">
    <w:abstractNumId w:val="7"/>
  </w:num>
  <w:num w:numId="12" w16cid:durableId="1699701918">
    <w:abstractNumId w:val="7"/>
  </w:num>
  <w:num w:numId="13" w16cid:durableId="945428437">
    <w:abstractNumId w:val="7"/>
  </w:num>
  <w:num w:numId="14" w16cid:durableId="70809768">
    <w:abstractNumId w:val="7"/>
  </w:num>
  <w:num w:numId="15" w16cid:durableId="2114326223">
    <w:abstractNumId w:val="7"/>
  </w:num>
  <w:num w:numId="16" w16cid:durableId="405500391">
    <w:abstractNumId w:val="13"/>
  </w:num>
  <w:num w:numId="17" w16cid:durableId="160507973">
    <w:abstractNumId w:val="14"/>
  </w:num>
  <w:num w:numId="18" w16cid:durableId="568148933">
    <w:abstractNumId w:val="9"/>
  </w:num>
  <w:num w:numId="19" w16cid:durableId="675570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79070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182003">
    <w:abstractNumId w:val="8"/>
  </w:num>
  <w:num w:numId="22" w16cid:durableId="10767844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9402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ez Shabtai">
    <w15:presenceInfo w15:providerId="AD" w15:userId="S::erez.shabtai@tandemg.com::d0dd7bd5-4970-4e1c-a722-b29c536a98a2"/>
  </w15:person>
  <w15:person w15:author="Roni Shamsian">
    <w15:presenceInfo w15:providerId="AD" w15:userId="S::Roni.Shamsian@orion-as.com::dcb10340-1372-4ae2-84af-c9dc2fe2dd3b"/>
  </w15:person>
  <w15:person w15:author="Ehud Fishler">
    <w15:presenceInfo w15:providerId="Windows Live" w15:userId="9b29802926ac67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6C7"/>
    <w:rsid w:val="000146B3"/>
    <w:rsid w:val="00034616"/>
    <w:rsid w:val="0006063C"/>
    <w:rsid w:val="000963B9"/>
    <w:rsid w:val="00097D62"/>
    <w:rsid w:val="000A54FD"/>
    <w:rsid w:val="000C2C6C"/>
    <w:rsid w:val="001051CA"/>
    <w:rsid w:val="00110D0D"/>
    <w:rsid w:val="001125F1"/>
    <w:rsid w:val="0013128C"/>
    <w:rsid w:val="001472B6"/>
    <w:rsid w:val="0015074B"/>
    <w:rsid w:val="001E7895"/>
    <w:rsid w:val="001F3CD3"/>
    <w:rsid w:val="00220ACB"/>
    <w:rsid w:val="002263C0"/>
    <w:rsid w:val="00241D61"/>
    <w:rsid w:val="0026601D"/>
    <w:rsid w:val="00267714"/>
    <w:rsid w:val="0029639D"/>
    <w:rsid w:val="00324730"/>
    <w:rsid w:val="00326F90"/>
    <w:rsid w:val="00350F06"/>
    <w:rsid w:val="00370512"/>
    <w:rsid w:val="003B509D"/>
    <w:rsid w:val="003C7EB8"/>
    <w:rsid w:val="003D6569"/>
    <w:rsid w:val="003F19EB"/>
    <w:rsid w:val="004526D3"/>
    <w:rsid w:val="004D12D4"/>
    <w:rsid w:val="005160C6"/>
    <w:rsid w:val="00523CD5"/>
    <w:rsid w:val="00541D5E"/>
    <w:rsid w:val="00550FCF"/>
    <w:rsid w:val="0056293E"/>
    <w:rsid w:val="00590350"/>
    <w:rsid w:val="005B5A9C"/>
    <w:rsid w:val="005B662E"/>
    <w:rsid w:val="005D47A0"/>
    <w:rsid w:val="0064357C"/>
    <w:rsid w:val="0066583C"/>
    <w:rsid w:val="00677AB8"/>
    <w:rsid w:val="006816AC"/>
    <w:rsid w:val="006944D7"/>
    <w:rsid w:val="00697A48"/>
    <w:rsid w:val="006B1507"/>
    <w:rsid w:val="006C4F1A"/>
    <w:rsid w:val="0074217A"/>
    <w:rsid w:val="007C30E7"/>
    <w:rsid w:val="007E0ABF"/>
    <w:rsid w:val="007F3CE9"/>
    <w:rsid w:val="0085524A"/>
    <w:rsid w:val="00887B09"/>
    <w:rsid w:val="008A66AB"/>
    <w:rsid w:val="008C37FE"/>
    <w:rsid w:val="008F2ED6"/>
    <w:rsid w:val="0091643F"/>
    <w:rsid w:val="00952CD9"/>
    <w:rsid w:val="00962776"/>
    <w:rsid w:val="0097267B"/>
    <w:rsid w:val="00976F09"/>
    <w:rsid w:val="00986C66"/>
    <w:rsid w:val="009F1C56"/>
    <w:rsid w:val="009F756A"/>
    <w:rsid w:val="00A00AFD"/>
    <w:rsid w:val="00A01306"/>
    <w:rsid w:val="00A03E47"/>
    <w:rsid w:val="00A6200A"/>
    <w:rsid w:val="00A83770"/>
    <w:rsid w:val="00A86A34"/>
    <w:rsid w:val="00AA08E7"/>
    <w:rsid w:val="00AA1D8D"/>
    <w:rsid w:val="00AA1E66"/>
    <w:rsid w:val="00AB1B52"/>
    <w:rsid w:val="00AD0637"/>
    <w:rsid w:val="00B47730"/>
    <w:rsid w:val="00B508F3"/>
    <w:rsid w:val="00B55554"/>
    <w:rsid w:val="00B8203E"/>
    <w:rsid w:val="00BB0B7C"/>
    <w:rsid w:val="00BB2E4D"/>
    <w:rsid w:val="00BD4CE0"/>
    <w:rsid w:val="00BE5739"/>
    <w:rsid w:val="00C044A2"/>
    <w:rsid w:val="00C53629"/>
    <w:rsid w:val="00C80492"/>
    <w:rsid w:val="00CB0664"/>
    <w:rsid w:val="00D229AB"/>
    <w:rsid w:val="00DA0D0C"/>
    <w:rsid w:val="00E066C8"/>
    <w:rsid w:val="00E40EA4"/>
    <w:rsid w:val="00E41980"/>
    <w:rsid w:val="00E73CB2"/>
    <w:rsid w:val="00E81AF8"/>
    <w:rsid w:val="00E83423"/>
    <w:rsid w:val="00EA205C"/>
    <w:rsid w:val="00EF2CDB"/>
    <w:rsid w:val="00F36051"/>
    <w:rsid w:val="00F764EF"/>
    <w:rsid w:val="00F87F81"/>
    <w:rsid w:val="00FA447F"/>
    <w:rsid w:val="00FB4874"/>
    <w:rsid w:val="00FC61AF"/>
    <w:rsid w:val="00FC693F"/>
    <w:rsid w:val="00FD12A2"/>
    <w:rsid w:val="00FD27A6"/>
    <w:rsid w:val="00FF559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73CCF"/>
  <w14:defaultImageDpi w14:val="300"/>
  <w15:docId w15:val="{105B7D13-4259-4F3B-AE71-386A8F6B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4D"/>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qFormat/>
    <w:rsid w:val="00BB0B7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B0B7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44D7"/>
    <w:pPr>
      <w:spacing w:after="100"/>
    </w:pPr>
  </w:style>
  <w:style w:type="paragraph" w:styleId="TOC2">
    <w:name w:val="toc 2"/>
    <w:basedOn w:val="Normal"/>
    <w:next w:val="Normal"/>
    <w:autoRedefine/>
    <w:uiPriority w:val="39"/>
    <w:unhideWhenUsed/>
    <w:rsid w:val="006944D7"/>
    <w:pPr>
      <w:spacing w:after="100"/>
      <w:ind w:left="220"/>
    </w:pPr>
  </w:style>
  <w:style w:type="paragraph" w:styleId="TOC3">
    <w:name w:val="toc 3"/>
    <w:basedOn w:val="Normal"/>
    <w:next w:val="Normal"/>
    <w:autoRedefine/>
    <w:uiPriority w:val="39"/>
    <w:unhideWhenUsed/>
    <w:rsid w:val="006944D7"/>
    <w:pPr>
      <w:spacing w:after="100"/>
      <w:ind w:left="440"/>
    </w:pPr>
  </w:style>
  <w:style w:type="character" w:styleId="Hyperlink">
    <w:name w:val="Hyperlink"/>
    <w:basedOn w:val="DefaultParagraphFont"/>
    <w:uiPriority w:val="99"/>
    <w:unhideWhenUsed/>
    <w:rsid w:val="006944D7"/>
    <w:rPr>
      <w:color w:val="0000FF" w:themeColor="hyperlink"/>
      <w:u w:val="single"/>
    </w:rPr>
  </w:style>
  <w:style w:type="paragraph" w:customStyle="1" w:styleId="FirstParagraph">
    <w:name w:val="First Paragraph"/>
    <w:basedOn w:val="BodyText"/>
    <w:next w:val="BodyText"/>
    <w:qFormat/>
    <w:rsid w:val="00097D62"/>
    <w:pPr>
      <w:spacing w:before="180" w:after="180" w:line="240" w:lineRule="auto"/>
    </w:pPr>
    <w:rPr>
      <w:rFonts w:asciiTheme="minorBidi" w:eastAsiaTheme="minorHAnsi" w:hAnsiTheme="minorBidi"/>
      <w:szCs w:val="24"/>
    </w:rPr>
  </w:style>
  <w:style w:type="paragraph" w:customStyle="1" w:styleId="Compact">
    <w:name w:val="Compact"/>
    <w:basedOn w:val="BodyText"/>
    <w:qFormat/>
    <w:rsid w:val="001051CA"/>
    <w:pPr>
      <w:spacing w:before="36" w:after="36" w:line="240" w:lineRule="auto"/>
    </w:pPr>
    <w:rPr>
      <w:rFonts w:asciiTheme="minorBidi" w:eastAsiaTheme="minorHAnsi" w:hAnsiTheme="minorBidi"/>
      <w:szCs w:val="24"/>
    </w:rPr>
  </w:style>
  <w:style w:type="table" w:customStyle="1" w:styleId="Table">
    <w:name w:val="Table"/>
    <w:semiHidden/>
    <w:unhideWhenUsed/>
    <w:qFormat/>
    <w:rsid w:val="001051CA"/>
    <w:pPr>
      <w:spacing w:line="240" w:lineRule="auto"/>
    </w:pPr>
    <w:rPr>
      <w:rFonts w:eastAsiaTheme="minorHAnsi"/>
      <w:sz w:val="24"/>
      <w:szCs w:val="24"/>
      <w:lang w:val="en-IL" w:eastAsia="en-IL" w:bidi="he-IL"/>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CommentReference">
    <w:name w:val="annotation reference"/>
    <w:basedOn w:val="DefaultParagraphFont"/>
    <w:uiPriority w:val="99"/>
    <w:semiHidden/>
    <w:unhideWhenUsed/>
    <w:rsid w:val="00541D5E"/>
    <w:rPr>
      <w:sz w:val="16"/>
      <w:szCs w:val="16"/>
    </w:rPr>
  </w:style>
  <w:style w:type="paragraph" w:styleId="CommentText">
    <w:name w:val="annotation text"/>
    <w:basedOn w:val="Normal"/>
    <w:link w:val="CommentTextChar"/>
    <w:uiPriority w:val="99"/>
    <w:unhideWhenUsed/>
    <w:rsid w:val="00541D5E"/>
    <w:pPr>
      <w:spacing w:line="240" w:lineRule="auto"/>
    </w:pPr>
    <w:rPr>
      <w:sz w:val="20"/>
      <w:szCs w:val="20"/>
    </w:rPr>
  </w:style>
  <w:style w:type="character" w:customStyle="1" w:styleId="CommentTextChar">
    <w:name w:val="Comment Text Char"/>
    <w:basedOn w:val="DefaultParagraphFont"/>
    <w:link w:val="CommentText"/>
    <w:uiPriority w:val="99"/>
    <w:rsid w:val="00541D5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41D5E"/>
    <w:rPr>
      <w:b/>
      <w:bCs/>
    </w:rPr>
  </w:style>
  <w:style w:type="character" w:customStyle="1" w:styleId="CommentSubjectChar">
    <w:name w:val="Comment Subject Char"/>
    <w:basedOn w:val="CommentTextChar"/>
    <w:link w:val="CommentSubject"/>
    <w:uiPriority w:val="99"/>
    <w:semiHidden/>
    <w:rsid w:val="00541D5E"/>
    <w:rPr>
      <w:rFonts w:ascii="Arial" w:hAnsi="Arial"/>
      <w:b/>
      <w:bCs/>
      <w:sz w:val="20"/>
      <w:szCs w:val="20"/>
    </w:rPr>
  </w:style>
  <w:style w:type="paragraph" w:styleId="Revision">
    <w:name w:val="Revision"/>
    <w:hidden/>
    <w:uiPriority w:val="99"/>
    <w:semiHidden/>
    <w:rsid w:val="00541D5E"/>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576680">
      <w:marLeft w:val="0"/>
      <w:marRight w:val="0"/>
      <w:marTop w:val="0"/>
      <w:marBottom w:val="0"/>
      <w:divBdr>
        <w:top w:val="none" w:sz="0" w:space="0" w:color="auto"/>
        <w:left w:val="none" w:sz="0" w:space="0" w:color="auto"/>
        <w:bottom w:val="none" w:sz="0" w:space="0" w:color="auto"/>
        <w:right w:val="none" w:sz="0" w:space="0" w:color="auto"/>
      </w:divBdr>
    </w:div>
    <w:div w:id="878469059">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oleObject" Target="embeddings/Microsoft_Visio_2003-2010_Drawing.vsd"/><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5f2d6-3274-46a1-b6c8-b3b38d0e2674}" enabled="1" method="Standard" siteId="{23ce2f4f-ed18-467a-9914-ff21a13bb3ae}"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29</Pages>
  <Words>4326</Words>
  <Characters>25137</Characters>
  <Application>Microsoft Office Word</Application>
  <DocSecurity>0</DocSecurity>
  <Lines>1197</Lines>
  <Paragraphs>1015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Erez Shabtai</cp:lastModifiedBy>
  <cp:revision>8</cp:revision>
  <dcterms:created xsi:type="dcterms:W3CDTF">2026-03-09T08:26:00Z</dcterms:created>
  <dcterms:modified xsi:type="dcterms:W3CDTF">2026-03-09T08:50:00Z</dcterms:modified>
  <cp:category/>
</cp:coreProperties>
</file>